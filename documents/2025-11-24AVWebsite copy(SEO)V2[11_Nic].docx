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039A" w14:textId="77777777" w:rsidR="009E7E18" w:rsidRPr="009E7E18" w:rsidRDefault="009E7E18" w:rsidP="009E7E18">
      <w:pPr>
        <w:rPr>
          <w:rFonts w:ascii="Noto Sans" w:hAnsi="Noto Sans" w:cs="Noto Sans"/>
          <w:sz w:val="18"/>
          <w:szCs w:val="18"/>
          <w:lang w:val="en-US"/>
        </w:rPr>
      </w:pPr>
    </w:p>
    <w:p w14:paraId="5A872920" w14:textId="77777777" w:rsidR="009E7E18" w:rsidRDefault="009E7E18" w:rsidP="009E7E18">
      <w:pPr>
        <w:pBdr>
          <w:bottom w:val="single" w:sz="6" w:space="1" w:color="auto"/>
        </w:pBdr>
        <w:rPr>
          <w:rFonts w:ascii="Noto Sans" w:hAnsi="Noto Sans" w:cs="Noto Sans"/>
          <w:sz w:val="18"/>
          <w:szCs w:val="18"/>
          <w:lang w:val="en-US"/>
        </w:rPr>
      </w:pPr>
    </w:p>
    <w:p w14:paraId="5D658D88" w14:textId="77777777" w:rsidR="009E7E18" w:rsidRPr="009E7E18" w:rsidRDefault="009E7E18" w:rsidP="009E7E18">
      <w:pPr>
        <w:pBdr>
          <w:bottom w:val="single" w:sz="6" w:space="1" w:color="auto"/>
        </w:pBdr>
        <w:rPr>
          <w:rFonts w:ascii="Noto Sans" w:hAnsi="Noto Sans" w:cs="Noto Sans"/>
          <w:sz w:val="18"/>
          <w:szCs w:val="18"/>
          <w:lang w:val="en-US"/>
        </w:rPr>
      </w:pPr>
    </w:p>
    <w:p w14:paraId="11881C55" w14:textId="77777777" w:rsidR="009E7E18" w:rsidRDefault="009E7E18" w:rsidP="009E7E18">
      <w:pPr>
        <w:rPr>
          <w:rFonts w:ascii="Noto Sans" w:hAnsi="Noto Sans" w:cs="Noto Sans"/>
          <w:sz w:val="18"/>
          <w:szCs w:val="18"/>
          <w:lang w:val="en-US"/>
        </w:rPr>
      </w:pPr>
    </w:p>
    <w:p w14:paraId="0E4185F9" w14:textId="28AD1C5F"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 xml:space="preserve">SEO </w:t>
      </w:r>
      <w:r>
        <w:rPr>
          <w:rFonts w:ascii="Noto Sans" w:hAnsi="Noto Sans" w:cs="Noto Sans"/>
          <w:b/>
          <w:bCs/>
          <w:sz w:val="18"/>
          <w:szCs w:val="18"/>
          <w:lang w:val="en-US"/>
        </w:rPr>
        <w:t>Website C</w:t>
      </w:r>
      <w:r w:rsidRPr="009E7E18">
        <w:rPr>
          <w:rFonts w:ascii="Noto Sans" w:hAnsi="Noto Sans" w:cs="Noto Sans"/>
          <w:b/>
          <w:bCs/>
          <w:sz w:val="18"/>
          <w:szCs w:val="18"/>
          <w:lang w:val="en-US"/>
        </w:rPr>
        <w:t xml:space="preserve">opy </w:t>
      </w:r>
    </w:p>
    <w:p w14:paraId="02BD50AA" w14:textId="22229E4E"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 xml:space="preserve">Draft </w:t>
      </w:r>
      <w:ins w:id="0" w:author="Greg Chiappini" w:date="2025-09-17T15:51:00Z" w16du:dateUtc="2025-09-17T14:51:00Z">
        <w:del w:id="1" w:author="Nic Traest" w:date="2025-11-25T09:06:00Z" w16du:dateUtc="2025-11-25T07:06:00Z">
          <w:r w:rsidR="003845B6" w:rsidDel="002A17D1">
            <w:rPr>
              <w:rFonts w:ascii="Noto Sans" w:hAnsi="Noto Sans" w:cs="Noto Sans"/>
              <w:b/>
              <w:bCs/>
              <w:sz w:val="18"/>
              <w:szCs w:val="18"/>
              <w:lang w:val="en-US"/>
            </w:rPr>
            <w:delText>2</w:delText>
          </w:r>
        </w:del>
      </w:ins>
      <w:ins w:id="2" w:author="Nic Traest" w:date="2025-11-25T09:06:00Z" w16du:dateUtc="2025-11-25T07:06:00Z">
        <w:r w:rsidR="002A17D1">
          <w:rPr>
            <w:rFonts w:ascii="Noto Sans" w:hAnsi="Noto Sans" w:cs="Noto Sans"/>
            <w:b/>
            <w:bCs/>
            <w:sz w:val="18"/>
            <w:szCs w:val="18"/>
            <w:lang w:val="en-US"/>
          </w:rPr>
          <w:t>3</w:t>
        </w:r>
      </w:ins>
      <w:del w:id="3" w:author="Greg Chiappini" w:date="2025-09-17T15:51:00Z" w16du:dateUtc="2025-09-17T14:51:00Z">
        <w:r w:rsidDel="003845B6">
          <w:rPr>
            <w:rFonts w:ascii="Noto Sans" w:hAnsi="Noto Sans" w:cs="Noto Sans"/>
            <w:b/>
            <w:bCs/>
            <w:sz w:val="18"/>
            <w:szCs w:val="18"/>
            <w:lang w:val="en-US"/>
          </w:rPr>
          <w:delText>1</w:delText>
        </w:r>
      </w:del>
    </w:p>
    <w:p w14:paraId="33CC4DDE" w14:textId="1696D768" w:rsidR="009E7E18" w:rsidRPr="009E7E18" w:rsidRDefault="003845B6" w:rsidP="009E7E18">
      <w:pPr>
        <w:rPr>
          <w:rFonts w:ascii="Noto Sans" w:hAnsi="Noto Sans" w:cs="Noto Sans"/>
          <w:b/>
          <w:bCs/>
          <w:sz w:val="18"/>
          <w:szCs w:val="18"/>
          <w:lang w:val="en-US"/>
        </w:rPr>
      </w:pPr>
      <w:ins w:id="4" w:author="Greg Chiappini" w:date="2025-09-17T15:51:00Z" w16du:dateUtc="2025-09-17T14:51:00Z">
        <w:del w:id="5" w:author="Nic Traest" w:date="2025-11-25T09:04:00Z" w16du:dateUtc="2025-11-25T07:04:00Z">
          <w:r w:rsidDel="002A17D1">
            <w:rPr>
              <w:rFonts w:ascii="Noto Sans" w:hAnsi="Noto Sans" w:cs="Noto Sans"/>
              <w:b/>
              <w:bCs/>
              <w:sz w:val="18"/>
              <w:szCs w:val="18"/>
              <w:lang w:val="en-US"/>
            </w:rPr>
            <w:delText>17 September</w:delText>
          </w:r>
        </w:del>
      </w:ins>
      <w:ins w:id="6" w:author="Nic Traest" w:date="2025-11-25T09:04:00Z" w16du:dateUtc="2025-11-25T07:04:00Z">
        <w:r w:rsidR="002A17D1">
          <w:rPr>
            <w:rFonts w:ascii="Noto Sans" w:hAnsi="Noto Sans" w:cs="Noto Sans"/>
            <w:b/>
            <w:bCs/>
            <w:sz w:val="18"/>
            <w:szCs w:val="18"/>
            <w:lang w:val="en-US"/>
          </w:rPr>
          <w:t>24 November</w:t>
        </w:r>
      </w:ins>
      <w:ins w:id="7" w:author="Greg Chiappini" w:date="2025-09-17T15:51:00Z" w16du:dateUtc="2025-09-17T14:51:00Z">
        <w:r>
          <w:rPr>
            <w:rFonts w:ascii="Noto Sans" w:hAnsi="Noto Sans" w:cs="Noto Sans"/>
            <w:b/>
            <w:bCs/>
            <w:sz w:val="18"/>
            <w:szCs w:val="18"/>
            <w:lang w:val="en-US"/>
          </w:rPr>
          <w:t xml:space="preserve"> </w:t>
        </w:r>
      </w:ins>
      <w:del w:id="8" w:author="Greg Chiappini" w:date="2025-09-17T15:51:00Z" w16du:dateUtc="2025-09-17T14:51:00Z">
        <w:r w:rsidR="009E7E18" w:rsidRPr="009E7E18" w:rsidDel="003845B6">
          <w:rPr>
            <w:rFonts w:ascii="Noto Sans" w:hAnsi="Noto Sans" w:cs="Noto Sans"/>
            <w:b/>
            <w:bCs/>
            <w:sz w:val="18"/>
            <w:szCs w:val="18"/>
            <w:lang w:val="en-US"/>
          </w:rPr>
          <w:delText xml:space="preserve">18 August </w:delText>
        </w:r>
      </w:del>
      <w:r w:rsidR="009E7E18" w:rsidRPr="009E7E18">
        <w:rPr>
          <w:rFonts w:ascii="Noto Sans" w:hAnsi="Noto Sans" w:cs="Noto Sans"/>
          <w:b/>
          <w:bCs/>
          <w:sz w:val="18"/>
          <w:szCs w:val="18"/>
          <w:lang w:val="en-US"/>
        </w:rPr>
        <w:t>2025</w:t>
      </w:r>
    </w:p>
    <w:p w14:paraId="3FD41BC3" w14:textId="77777777" w:rsidR="009E7E18" w:rsidRPr="009E7E18" w:rsidRDefault="009E7E18" w:rsidP="009E7E18">
      <w:pPr>
        <w:rPr>
          <w:rFonts w:ascii="Noto Sans" w:hAnsi="Noto Sans" w:cs="Noto Sans"/>
          <w:sz w:val="18"/>
          <w:szCs w:val="18"/>
          <w:lang w:val="en-US"/>
        </w:rPr>
      </w:pPr>
    </w:p>
    <w:p w14:paraId="4739D7B7" w14:textId="38AED0A5"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w:t>
      </w:r>
    </w:p>
    <w:p w14:paraId="11155316" w14:textId="77777777" w:rsidR="009E7E18" w:rsidRPr="009E7E18" w:rsidRDefault="009E7E18" w:rsidP="009E7E18">
      <w:pPr>
        <w:rPr>
          <w:rFonts w:ascii="Noto Sans" w:hAnsi="Noto Sans" w:cs="Noto Sans"/>
          <w:sz w:val="18"/>
          <w:szCs w:val="18"/>
          <w:lang w:val="en-US"/>
        </w:rPr>
      </w:pPr>
    </w:p>
    <w:p w14:paraId="7B92ABBF" w14:textId="48A32D4C"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 xml:space="preserve">SEO keywords </w:t>
      </w:r>
    </w:p>
    <w:p w14:paraId="477BDC1C" w14:textId="77777777"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Primary keywords</w:t>
      </w:r>
    </w:p>
    <w:p w14:paraId="09E648AC" w14:textId="77777777" w:rsidR="00250A71" w:rsidRDefault="009E7E18" w:rsidP="009E7E18">
      <w:pPr>
        <w:rPr>
          <w:ins w:id="9" w:author="Greg Chiappini" w:date="2025-09-17T15:34:00Z" w16du:dateUtc="2025-09-17T14:34:00Z"/>
          <w:rFonts w:ascii="Noto Sans" w:hAnsi="Noto Sans" w:cs="Noto Sans"/>
          <w:sz w:val="18"/>
          <w:szCs w:val="18"/>
          <w:lang w:val="en-US"/>
        </w:rPr>
      </w:pPr>
      <w:r w:rsidRPr="009E7E18">
        <w:rPr>
          <w:rFonts w:ascii="Noto Sans" w:hAnsi="Noto Sans" w:cs="Noto Sans"/>
          <w:sz w:val="18"/>
          <w:szCs w:val="18"/>
          <w:lang w:val="en-US"/>
        </w:rPr>
        <w:t xml:space="preserve"> - </w:t>
      </w:r>
      <w:ins w:id="10" w:author="Greg Chiappini" w:date="2025-09-17T15:34:00Z" w16du:dateUtc="2025-09-17T14:34:00Z">
        <w:r w:rsidR="00250A71">
          <w:rPr>
            <w:rFonts w:ascii="Noto Sans" w:hAnsi="Noto Sans" w:cs="Noto Sans"/>
            <w:sz w:val="18"/>
            <w:szCs w:val="18"/>
            <w:lang w:val="en-US"/>
          </w:rPr>
          <w:t>maritime innovation fund</w:t>
        </w:r>
      </w:ins>
    </w:p>
    <w:p w14:paraId="2D8FDE51" w14:textId="6474AA7C" w:rsidR="009E7E18" w:rsidRPr="009E7E18" w:rsidRDefault="00250A71" w:rsidP="009E7E18">
      <w:pPr>
        <w:rPr>
          <w:rFonts w:ascii="Noto Sans" w:hAnsi="Noto Sans" w:cs="Noto Sans"/>
          <w:sz w:val="18"/>
          <w:szCs w:val="18"/>
          <w:lang w:val="en-US"/>
        </w:rPr>
      </w:pPr>
      <w:ins w:id="11" w:author="Greg Chiappini" w:date="2025-09-17T15:34:00Z" w16du:dateUtc="2025-09-17T14:34:00Z">
        <w:r>
          <w:rPr>
            <w:rFonts w:ascii="Noto Sans" w:hAnsi="Noto Sans" w:cs="Noto Sans"/>
            <w:sz w:val="18"/>
            <w:szCs w:val="18"/>
            <w:lang w:val="en-US"/>
          </w:rPr>
          <w:t xml:space="preserve">- </w:t>
        </w:r>
      </w:ins>
      <w:r w:rsidR="009E7E18" w:rsidRPr="009E7E18">
        <w:rPr>
          <w:rFonts w:ascii="Noto Sans" w:hAnsi="Noto Sans" w:cs="Noto Sans"/>
          <w:sz w:val="18"/>
          <w:szCs w:val="18"/>
          <w:lang w:val="en-US"/>
        </w:rPr>
        <w:t>maritime venture capital</w:t>
      </w:r>
    </w:p>
    <w:p w14:paraId="0350878C"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blue economy investments</w:t>
      </w:r>
    </w:p>
    <w:p w14:paraId="436CA93A"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maritime technology startups</w:t>
      </w:r>
    </w:p>
    <w:p w14:paraId="3AA4E5B9"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early-stage maritime innovation</w:t>
      </w:r>
    </w:p>
    <w:p w14:paraId="630DB7E8"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sustainable shipping technology</w:t>
      </w:r>
    </w:p>
    <w:p w14:paraId="205526FC"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ocean tech VC fund</w:t>
      </w:r>
    </w:p>
    <w:p w14:paraId="7DC55401"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maritime startup funding</w:t>
      </w:r>
    </w:p>
    <w:p w14:paraId="1634AEFD"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maritime decarbonization investments</w:t>
      </w:r>
    </w:p>
    <w:p w14:paraId="7E29E6B7" w14:textId="3A70B874"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xml:space="preserve">- maritime </w:t>
      </w:r>
      <w:proofErr w:type="spellStart"/>
      <w:r w:rsidRPr="009E7E18">
        <w:rPr>
          <w:rFonts w:ascii="Noto Sans" w:hAnsi="Noto Sans" w:cs="Noto Sans"/>
          <w:sz w:val="18"/>
          <w:szCs w:val="18"/>
          <w:lang w:val="en-US"/>
        </w:rPr>
        <w:t>defence</w:t>
      </w:r>
      <w:proofErr w:type="spellEnd"/>
      <w:r w:rsidRPr="009E7E18">
        <w:rPr>
          <w:rFonts w:ascii="Noto Sans" w:hAnsi="Noto Sans" w:cs="Noto Sans"/>
          <w:sz w:val="18"/>
          <w:szCs w:val="18"/>
          <w:lang w:val="en-US"/>
        </w:rPr>
        <w:t xml:space="preserve"> tech</w:t>
      </w:r>
      <w:ins w:id="12" w:author="Greg Chiappini" w:date="2025-09-17T15:34:00Z" w16du:dateUtc="2025-09-17T14:34:00Z">
        <w:r w:rsidR="00250A71">
          <w:rPr>
            <w:rFonts w:ascii="Noto Sans" w:hAnsi="Noto Sans" w:cs="Noto Sans"/>
            <w:sz w:val="18"/>
            <w:szCs w:val="18"/>
            <w:lang w:val="en-US"/>
          </w:rPr>
          <w:t>nology</w:t>
        </w:r>
      </w:ins>
    </w:p>
    <w:p w14:paraId="2884ED46"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marine industry innovation</w:t>
      </w:r>
    </w:p>
    <w:p w14:paraId="1DA58611" w14:textId="77777777" w:rsidR="009E7E18" w:rsidRDefault="009E7E18" w:rsidP="009E7E18">
      <w:pPr>
        <w:rPr>
          <w:rFonts w:ascii="Noto Sans" w:hAnsi="Noto Sans" w:cs="Noto Sans"/>
          <w:sz w:val="18"/>
          <w:szCs w:val="18"/>
          <w:lang w:val="en-US"/>
        </w:rPr>
      </w:pPr>
    </w:p>
    <w:p w14:paraId="28AAC985" w14:textId="7214F298"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Secondary keywords</w:t>
      </w:r>
    </w:p>
    <w:p w14:paraId="4DE657B0" w14:textId="28ABA8CE"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xml:space="preserve"> - ocean sustainability</w:t>
      </w:r>
    </w:p>
    <w:p w14:paraId="18BED587"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venture capital maritime sector</w:t>
      </w:r>
    </w:p>
    <w:p w14:paraId="6C1266AB"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climate tech for shipping</w:t>
      </w:r>
    </w:p>
    <w:p w14:paraId="18F9AB07"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shipping innovation fund</w:t>
      </w:r>
    </w:p>
    <w:p w14:paraId="3D22FD97"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clean propulsion systems</w:t>
      </w:r>
    </w:p>
    <w:p w14:paraId="02675FBA"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lastRenderedPageBreak/>
        <w:t>- shipping carbon reduction</w:t>
      </w:r>
    </w:p>
    <w:p w14:paraId="52D01C30"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marine AI startups</w:t>
      </w:r>
    </w:p>
    <w:p w14:paraId="14D6516F"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future of global trade</w:t>
      </w:r>
    </w:p>
    <w:p w14:paraId="7CFEBA54" w14:textId="1E9B12EA" w:rsidR="009E7E18" w:rsidRDefault="009E7E18" w:rsidP="009E7E18">
      <w:pPr>
        <w:rPr>
          <w:ins w:id="13" w:author="Greg Chiappini" w:date="2025-09-17T15:52:00Z" w16du:dateUtc="2025-09-17T14:52:00Z"/>
          <w:rFonts w:ascii="Noto Sans" w:hAnsi="Noto Sans" w:cs="Noto Sans"/>
          <w:sz w:val="18"/>
          <w:szCs w:val="18"/>
          <w:lang w:val="en-US"/>
        </w:rPr>
      </w:pPr>
      <w:r w:rsidRPr="009E7E18">
        <w:rPr>
          <w:rFonts w:ascii="Noto Sans" w:hAnsi="Noto Sans" w:cs="Noto Sans"/>
          <w:sz w:val="18"/>
          <w:szCs w:val="18"/>
          <w:lang w:val="en-US"/>
        </w:rPr>
        <w:t xml:space="preserve">- coastal infrastructure </w:t>
      </w:r>
      <w:del w:id="14" w:author="Greg Chiappini" w:date="2025-09-17T15:52:00Z" w16du:dateUtc="2025-09-17T14:52:00Z">
        <w:r w:rsidRPr="009E7E18" w:rsidDel="008A29EA">
          <w:rPr>
            <w:rFonts w:ascii="Noto Sans" w:hAnsi="Noto Sans" w:cs="Noto Sans"/>
            <w:sz w:val="18"/>
            <w:szCs w:val="18"/>
            <w:lang w:val="en-US"/>
          </w:rPr>
          <w:delText>innovatio</w:delText>
        </w:r>
      </w:del>
      <w:ins w:id="15" w:author="Greg Chiappini" w:date="2025-09-17T15:52:00Z" w16du:dateUtc="2025-09-17T14:52:00Z">
        <w:r w:rsidR="008A29EA">
          <w:rPr>
            <w:rFonts w:ascii="Noto Sans" w:hAnsi="Noto Sans" w:cs="Noto Sans"/>
            <w:sz w:val="18"/>
            <w:szCs w:val="18"/>
            <w:lang w:val="en-US"/>
          </w:rPr>
          <w:t>innovation</w:t>
        </w:r>
      </w:ins>
      <w:del w:id="16" w:author="Greg Chiappini" w:date="2025-09-17T15:52:00Z" w16du:dateUtc="2025-09-17T14:52:00Z">
        <w:r w:rsidRPr="009E7E18" w:rsidDel="008A29EA">
          <w:rPr>
            <w:rFonts w:ascii="Noto Sans" w:hAnsi="Noto Sans" w:cs="Noto Sans"/>
            <w:sz w:val="18"/>
            <w:szCs w:val="18"/>
            <w:lang w:val="en-US"/>
          </w:rPr>
          <w:delText>n</w:delText>
        </w:r>
      </w:del>
    </w:p>
    <w:p w14:paraId="7073CF79" w14:textId="168C28FB" w:rsidR="008A29EA" w:rsidRPr="009E7E18" w:rsidRDefault="008A29EA" w:rsidP="009E7E18">
      <w:pPr>
        <w:rPr>
          <w:rFonts w:ascii="Noto Sans" w:hAnsi="Noto Sans" w:cs="Noto Sans"/>
          <w:sz w:val="18"/>
          <w:szCs w:val="18"/>
          <w:lang w:val="en-US"/>
        </w:rPr>
      </w:pPr>
      <w:ins w:id="17" w:author="Greg Chiappini" w:date="2025-09-17T15:52:00Z" w16du:dateUtc="2025-09-17T14:52:00Z">
        <w:r>
          <w:rPr>
            <w:rFonts w:ascii="Noto Sans" w:hAnsi="Noto Sans" w:cs="Noto Sans"/>
            <w:sz w:val="18"/>
            <w:szCs w:val="18"/>
            <w:lang w:val="en-US"/>
          </w:rPr>
          <w:t>- port technology</w:t>
        </w:r>
      </w:ins>
    </w:p>
    <w:p w14:paraId="7892053E" w14:textId="77777777" w:rsidR="009E7E18" w:rsidRDefault="009E7E18" w:rsidP="009E7E18">
      <w:pPr>
        <w:rPr>
          <w:rFonts w:ascii="Noto Sans" w:hAnsi="Noto Sans" w:cs="Noto Sans"/>
          <w:sz w:val="18"/>
          <w:szCs w:val="18"/>
          <w:lang w:val="en-US"/>
        </w:rPr>
      </w:pPr>
    </w:p>
    <w:p w14:paraId="20EF73B1" w14:textId="77777777"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w:t>
      </w:r>
    </w:p>
    <w:p w14:paraId="05CF33ED" w14:textId="77777777" w:rsidR="009E7E18" w:rsidRDefault="009E7E18" w:rsidP="009E7E18">
      <w:pPr>
        <w:rPr>
          <w:rFonts w:ascii="Noto Sans" w:hAnsi="Noto Sans" w:cs="Noto Sans"/>
          <w:sz w:val="18"/>
          <w:szCs w:val="18"/>
          <w:lang w:val="en-US"/>
        </w:rPr>
      </w:pPr>
    </w:p>
    <w:p w14:paraId="533F32C2" w14:textId="7907B14F" w:rsidR="009E7E18" w:rsidRPr="009E7E18" w:rsidRDefault="009E7E18" w:rsidP="009E7E18">
      <w:pPr>
        <w:rPr>
          <w:rFonts w:ascii="Noto Sans" w:hAnsi="Noto Sans" w:cs="Noto Sans"/>
          <w:sz w:val="28"/>
          <w:szCs w:val="28"/>
          <w:lang w:val="en-US"/>
        </w:rPr>
      </w:pPr>
      <w:r w:rsidRPr="009E7E18">
        <w:rPr>
          <w:rFonts w:ascii="Noto Sans" w:hAnsi="Noto Sans" w:cs="Noto Sans"/>
          <w:sz w:val="28"/>
          <w:szCs w:val="28"/>
          <w:lang w:val="en-US"/>
        </w:rPr>
        <w:t>Ventures (Homepage)</w:t>
      </w:r>
    </w:p>
    <w:p w14:paraId="3A8B1B43" w14:textId="77777777" w:rsidR="009E7E18" w:rsidRPr="009E7E18" w:rsidRDefault="009E7E18" w:rsidP="009E7E18">
      <w:pPr>
        <w:rPr>
          <w:rFonts w:ascii="Noto Sans" w:hAnsi="Noto Sans" w:cs="Noto Sans"/>
          <w:sz w:val="18"/>
          <w:szCs w:val="18"/>
          <w:lang w:val="en-US"/>
        </w:rPr>
      </w:pPr>
    </w:p>
    <w:p w14:paraId="05A1AA91"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[image text]</w:t>
      </w:r>
    </w:p>
    <w:p w14:paraId="783A9166" w14:textId="77777777" w:rsidR="00667C80" w:rsidRPr="009E7E18" w:rsidRDefault="00667C80" w:rsidP="00667C80">
      <w:pPr>
        <w:rPr>
          <w:moveTo w:id="18" w:author="Greg Chiappini" w:date="2025-11-24T13:39:00Z" w16du:dateUtc="2025-11-24T13:39:00Z"/>
          <w:rFonts w:ascii="Noto Sans" w:hAnsi="Noto Sans" w:cs="Noto Sans"/>
          <w:b/>
          <w:bCs/>
          <w:sz w:val="18"/>
          <w:szCs w:val="18"/>
          <w:lang w:val="en-US"/>
        </w:rPr>
      </w:pPr>
      <w:moveToRangeStart w:id="19" w:author="Greg Chiappini" w:date="2025-11-24T13:39:00Z" w:name="move214883959"/>
      <w:moveTo w:id="20" w:author="Greg Chiappini" w:date="2025-11-24T13:39:00Z" w16du:dateUtc="2025-11-24T13:39:00Z">
        <w:r w:rsidRPr="009E7E18">
          <w:rPr>
            <w:rFonts w:ascii="Noto Sans" w:hAnsi="Noto Sans" w:cs="Noto Sans"/>
            <w:b/>
            <w:bCs/>
            <w:sz w:val="18"/>
            <w:szCs w:val="18"/>
            <w:lang w:val="en-US"/>
          </w:rPr>
          <w:t xml:space="preserve">Azure Ventures is a dedicated maritime venture capital firm, backing founders at the very beginning of their journey. </w:t>
        </w:r>
      </w:moveTo>
    </w:p>
    <w:moveToRangeEnd w:id="19"/>
    <w:p w14:paraId="2EC3A091" w14:textId="704A94C7" w:rsidR="009E7E18" w:rsidRPr="009E7E18" w:rsidDel="00667C80" w:rsidRDefault="009E7E18" w:rsidP="009E7E18">
      <w:pPr>
        <w:rPr>
          <w:del w:id="21" w:author="Greg Chiappini" w:date="2025-11-24T13:39:00Z" w16du:dateUtc="2025-11-24T13:39:00Z"/>
          <w:rFonts w:ascii="Noto Sans" w:hAnsi="Noto Sans" w:cs="Noto Sans"/>
          <w:sz w:val="18"/>
          <w:szCs w:val="18"/>
          <w:lang w:val="en-US"/>
        </w:rPr>
      </w:pPr>
      <w:del w:id="22" w:author="Greg Chiappini" w:date="2025-11-24T13:39:00Z" w16du:dateUtc="2025-11-24T13:39:00Z">
        <w:r w:rsidRPr="009E7E18" w:rsidDel="00667C80">
          <w:rPr>
            <w:rFonts w:ascii="Noto Sans" w:hAnsi="Noto Sans" w:cs="Noto Sans"/>
            <w:lang w:val="en-US"/>
          </w:rPr>
          <w:delText>While most keep their feet on the ground and some look to the skies, we fix our gaze on the sea and how humanity interacts with</w:delText>
        </w:r>
        <w:r w:rsidRPr="009E7E18" w:rsidDel="00667C80">
          <w:rPr>
            <w:rFonts w:ascii="Noto Sans" w:hAnsi="Noto Sans" w:cs="Noto Sans"/>
            <w:sz w:val="18"/>
            <w:szCs w:val="18"/>
            <w:lang w:val="en-US"/>
          </w:rPr>
          <w:delText xml:space="preserve"> it.</w:delText>
        </w:r>
      </w:del>
    </w:p>
    <w:p w14:paraId="21F3A42F" w14:textId="77777777" w:rsidR="009E7E18" w:rsidRPr="009E7E18" w:rsidRDefault="009E7E18" w:rsidP="009E7E18">
      <w:pPr>
        <w:rPr>
          <w:rFonts w:ascii="Noto Sans" w:hAnsi="Noto Sans" w:cs="Noto Sans"/>
          <w:sz w:val="18"/>
          <w:szCs w:val="18"/>
          <w:lang w:val="en-US"/>
        </w:rPr>
      </w:pPr>
    </w:p>
    <w:p w14:paraId="44F8905A"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[body copy]</w:t>
      </w:r>
    </w:p>
    <w:p w14:paraId="73746405" w14:textId="128220BB" w:rsidR="009E7E18" w:rsidRPr="002A17D1" w:rsidDel="00667C80" w:rsidRDefault="009E7E18" w:rsidP="009E7E18">
      <w:pPr>
        <w:rPr>
          <w:moveFrom w:id="23" w:author="Greg Chiappini" w:date="2025-11-24T13:39:00Z" w16du:dateUtc="2025-11-24T13:39:00Z"/>
          <w:rFonts w:ascii="Noto Sans" w:hAnsi="Noto Sans" w:cs="Noto Sans"/>
          <w:b/>
          <w:bCs/>
          <w:sz w:val="18"/>
          <w:szCs w:val="18"/>
          <w:lang w:val="en-US"/>
        </w:rPr>
      </w:pPr>
      <w:moveFromRangeStart w:id="24" w:author="Greg Chiappini" w:date="2025-11-24T13:39:00Z" w:name="move214883959"/>
      <w:moveFrom w:id="25" w:author="Greg Chiappini" w:date="2025-11-24T13:39:00Z" w16du:dateUtc="2025-11-24T13:39:00Z">
        <w:r w:rsidRPr="002A17D1" w:rsidDel="00667C80">
          <w:rPr>
            <w:rFonts w:ascii="Noto Sans" w:hAnsi="Noto Sans" w:cs="Noto Sans"/>
            <w:b/>
            <w:bCs/>
            <w:sz w:val="18"/>
            <w:szCs w:val="18"/>
            <w:lang w:val="en-US"/>
          </w:rPr>
          <w:t xml:space="preserve">Azure Ventures is a dedicated maritime venture capital firm, backing founders at the very beginning of their journey. </w:t>
        </w:r>
      </w:moveFrom>
    </w:p>
    <w:moveFromRangeEnd w:id="24"/>
    <w:p w14:paraId="28334777" w14:textId="77777777" w:rsidR="009E7E18" w:rsidRPr="002A17D1" w:rsidRDefault="009E7E18" w:rsidP="009E7E18">
      <w:pPr>
        <w:rPr>
          <w:rFonts w:ascii="Noto Sans" w:hAnsi="Noto Sans" w:cs="Noto Sans"/>
          <w:b/>
          <w:bCs/>
          <w:sz w:val="18"/>
          <w:szCs w:val="18"/>
          <w:lang w:val="en-US"/>
          <w:rPrChange w:id="26" w:author="Nic Traest" w:date="2025-11-25T09:05:00Z" w16du:dateUtc="2025-11-25T07:05:00Z">
            <w:rPr>
              <w:rFonts w:ascii="Noto Sans" w:hAnsi="Noto Sans" w:cs="Noto Sans"/>
              <w:sz w:val="18"/>
              <w:szCs w:val="18"/>
              <w:lang w:val="en-US"/>
            </w:rPr>
          </w:rPrChange>
        </w:rPr>
      </w:pPr>
      <w:r w:rsidRPr="002A17D1">
        <w:rPr>
          <w:rFonts w:ascii="Noto Sans" w:hAnsi="Noto Sans" w:cs="Noto Sans"/>
          <w:b/>
          <w:bCs/>
          <w:sz w:val="18"/>
          <w:szCs w:val="18"/>
          <w:lang w:val="en-US"/>
          <w:rPrChange w:id="27" w:author="Nic Traest" w:date="2025-11-25T09:05:00Z" w16du:dateUtc="2025-11-25T07:05:00Z">
            <w:rPr>
              <w:rFonts w:ascii="Noto Sans" w:hAnsi="Noto Sans" w:cs="Noto Sans"/>
              <w:sz w:val="18"/>
              <w:szCs w:val="18"/>
              <w:lang w:val="en-US"/>
            </w:rPr>
          </w:rPrChange>
        </w:rPr>
        <w:t>As a pre-seed and seed-stage ocean tech VC fund, we provide maritime startup funding that transforms ambitious ideas into global solutions.</w:t>
      </w:r>
    </w:p>
    <w:p w14:paraId="6766FB83"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We invest in people before products, building long-term relationships based on belief, conviction, and trust.</w:t>
      </w:r>
    </w:p>
    <w:p w14:paraId="4697D5A3"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Our sole focus is the maritime sector. This is our domain, where we bring deep industry knowledge, founder experience, and a global network of experts and operators.</w:t>
      </w:r>
    </w:p>
    <w:p w14:paraId="72E5585F" w14:textId="1CEA39C9"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xml:space="preserve">We </w:t>
      </w:r>
      <w:ins w:id="28" w:author="Greg Chiappini" w:date="2025-09-17T15:37:00Z" w16du:dateUtc="2025-09-17T14:37:00Z">
        <w:r w:rsidR="00250A71">
          <w:rPr>
            <w:rFonts w:ascii="Noto Sans" w:hAnsi="Noto Sans" w:cs="Noto Sans"/>
            <w:sz w:val="18"/>
            <w:szCs w:val="18"/>
            <w:lang w:val="en-US"/>
          </w:rPr>
          <w:t xml:space="preserve">back </w:t>
        </w:r>
      </w:ins>
      <w:del w:id="29" w:author="Greg Chiappini" w:date="2025-09-17T15:37:00Z" w16du:dateUtc="2025-09-17T14:37:00Z">
        <w:r w:rsidRPr="009E7E18" w:rsidDel="00250A71">
          <w:rPr>
            <w:rFonts w:ascii="Noto Sans" w:hAnsi="Noto Sans" w:cs="Noto Sans"/>
            <w:sz w:val="18"/>
            <w:szCs w:val="18"/>
            <w:lang w:val="en-US"/>
          </w:rPr>
          <w:delText xml:space="preserve">partner with </w:delText>
        </w:r>
      </w:del>
      <w:r w:rsidRPr="009E7E18">
        <w:rPr>
          <w:rFonts w:ascii="Noto Sans" w:hAnsi="Noto Sans" w:cs="Noto Sans"/>
          <w:sz w:val="18"/>
          <w:szCs w:val="18"/>
          <w:lang w:val="en-US"/>
        </w:rPr>
        <w:t>maritime technology startups driving early-stage maritime innovation, from</w:t>
      </w:r>
      <w:ins w:id="30" w:author="Greg Chiappini" w:date="2025-09-17T15:38:00Z" w16du:dateUtc="2025-09-17T14:38:00Z">
        <w:r w:rsidR="00250A71">
          <w:rPr>
            <w:rFonts w:ascii="Noto Sans" w:hAnsi="Noto Sans" w:cs="Noto Sans"/>
            <w:sz w:val="18"/>
            <w:szCs w:val="18"/>
            <w:lang w:val="en-US"/>
          </w:rPr>
          <w:t xml:space="preserve"> port &amp; </w:t>
        </w:r>
      </w:ins>
      <w:del w:id="31" w:author="Greg Chiappini" w:date="2025-09-17T15:38:00Z" w16du:dateUtc="2025-09-17T14:38:00Z">
        <w:r w:rsidRPr="009E7E18" w:rsidDel="00250A71">
          <w:rPr>
            <w:rFonts w:ascii="Noto Sans" w:hAnsi="Noto Sans" w:cs="Noto Sans"/>
            <w:sz w:val="18"/>
            <w:szCs w:val="18"/>
            <w:lang w:val="en-US"/>
          </w:rPr>
          <w:delText xml:space="preserve"> sustainable </w:delText>
        </w:r>
      </w:del>
      <w:r w:rsidRPr="009E7E18">
        <w:rPr>
          <w:rFonts w:ascii="Noto Sans" w:hAnsi="Noto Sans" w:cs="Noto Sans"/>
          <w:sz w:val="18"/>
          <w:szCs w:val="18"/>
          <w:lang w:val="en-US"/>
        </w:rPr>
        <w:t xml:space="preserve">shipping technology and </w:t>
      </w:r>
      <w:ins w:id="32" w:author="Greg Chiappini" w:date="2025-09-17T15:42:00Z" w16du:dateUtc="2025-09-17T14:42:00Z">
        <w:r w:rsidR="00250A71">
          <w:rPr>
            <w:rFonts w:ascii="Noto Sans" w:hAnsi="Noto Sans" w:cs="Noto Sans"/>
            <w:sz w:val="18"/>
            <w:szCs w:val="18"/>
            <w:lang w:val="en-US"/>
          </w:rPr>
          <w:t xml:space="preserve">the </w:t>
        </w:r>
      </w:ins>
      <w:del w:id="33" w:author="Greg Chiappini" w:date="2025-09-17T15:38:00Z" w16du:dateUtc="2025-09-17T14:38:00Z">
        <w:r w:rsidRPr="009E7E18" w:rsidDel="00250A71">
          <w:rPr>
            <w:rFonts w:ascii="Noto Sans" w:hAnsi="Noto Sans" w:cs="Noto Sans"/>
            <w:sz w:val="18"/>
            <w:szCs w:val="18"/>
            <w:lang w:val="en-US"/>
          </w:rPr>
          <w:delText xml:space="preserve">maritime </w:delText>
        </w:r>
      </w:del>
      <w:proofErr w:type="spellStart"/>
      <w:r w:rsidRPr="009E7E18">
        <w:rPr>
          <w:rFonts w:ascii="Noto Sans" w:hAnsi="Noto Sans" w:cs="Noto Sans"/>
          <w:sz w:val="18"/>
          <w:szCs w:val="18"/>
          <w:lang w:val="en-US"/>
        </w:rPr>
        <w:t>decarboni</w:t>
      </w:r>
      <w:ins w:id="34" w:author="Greg Chiappini" w:date="2025-09-17T15:38:00Z" w16du:dateUtc="2025-09-17T14:38:00Z">
        <w:r w:rsidR="00250A71">
          <w:rPr>
            <w:rFonts w:ascii="Noto Sans" w:hAnsi="Noto Sans" w:cs="Noto Sans"/>
            <w:sz w:val="18"/>
            <w:szCs w:val="18"/>
            <w:lang w:val="en-US"/>
          </w:rPr>
          <w:t>s</w:t>
        </w:r>
      </w:ins>
      <w:del w:id="35" w:author="Greg Chiappini" w:date="2025-09-17T15:38:00Z" w16du:dateUtc="2025-09-17T14:38:00Z">
        <w:r w:rsidRPr="009E7E18" w:rsidDel="00250A71">
          <w:rPr>
            <w:rFonts w:ascii="Noto Sans" w:hAnsi="Noto Sans" w:cs="Noto Sans"/>
            <w:sz w:val="18"/>
            <w:szCs w:val="18"/>
            <w:lang w:val="en-US"/>
          </w:rPr>
          <w:delText>z</w:delText>
        </w:r>
      </w:del>
      <w:r w:rsidRPr="009E7E18">
        <w:rPr>
          <w:rFonts w:ascii="Noto Sans" w:hAnsi="Noto Sans" w:cs="Noto Sans"/>
          <w:sz w:val="18"/>
          <w:szCs w:val="18"/>
          <w:lang w:val="en-US"/>
        </w:rPr>
        <w:t>ation</w:t>
      </w:r>
      <w:proofErr w:type="spellEnd"/>
      <w:r w:rsidRPr="009E7E18">
        <w:rPr>
          <w:rFonts w:ascii="Noto Sans" w:hAnsi="Noto Sans" w:cs="Noto Sans"/>
          <w:sz w:val="18"/>
          <w:szCs w:val="18"/>
          <w:lang w:val="en-US"/>
        </w:rPr>
        <w:t xml:space="preserve"> </w:t>
      </w:r>
      <w:ins w:id="36" w:author="Greg Chiappini" w:date="2025-09-17T15:42:00Z" w16du:dateUtc="2025-09-17T14:42:00Z">
        <w:r w:rsidR="00250A71">
          <w:rPr>
            <w:rFonts w:ascii="Noto Sans" w:hAnsi="Noto Sans" w:cs="Noto Sans"/>
            <w:sz w:val="18"/>
            <w:szCs w:val="18"/>
            <w:lang w:val="en-US"/>
          </w:rPr>
          <w:t>of propulsion systems</w:t>
        </w:r>
      </w:ins>
      <w:del w:id="37" w:author="Greg Chiappini" w:date="2025-09-17T15:42:00Z" w16du:dateUtc="2025-09-17T14:42:00Z">
        <w:r w:rsidRPr="009E7E18" w:rsidDel="00250A71">
          <w:rPr>
            <w:rFonts w:ascii="Noto Sans" w:hAnsi="Noto Sans" w:cs="Noto Sans"/>
            <w:sz w:val="18"/>
            <w:szCs w:val="18"/>
            <w:lang w:val="en-US"/>
          </w:rPr>
          <w:delText>investments</w:delText>
        </w:r>
      </w:del>
      <w:r w:rsidRPr="009E7E18">
        <w:rPr>
          <w:rFonts w:ascii="Noto Sans" w:hAnsi="Noto Sans" w:cs="Noto Sans"/>
          <w:sz w:val="18"/>
          <w:szCs w:val="18"/>
          <w:lang w:val="en-US"/>
        </w:rPr>
        <w:t xml:space="preserve"> to </w:t>
      </w:r>
      <w:ins w:id="38" w:author="Greg Chiappini" w:date="2025-09-17T15:39:00Z" w16du:dateUtc="2025-09-17T14:39:00Z">
        <w:r w:rsidR="00250A71">
          <w:rPr>
            <w:rFonts w:ascii="Noto Sans" w:hAnsi="Noto Sans" w:cs="Noto Sans"/>
            <w:sz w:val="18"/>
            <w:szCs w:val="18"/>
            <w:lang w:val="en-US"/>
          </w:rPr>
          <w:t xml:space="preserve">autonomous </w:t>
        </w:r>
        <w:proofErr w:type="spellStart"/>
        <w:r w:rsidR="00250A71">
          <w:rPr>
            <w:rFonts w:ascii="Noto Sans" w:hAnsi="Noto Sans" w:cs="Noto Sans"/>
            <w:sz w:val="18"/>
            <w:szCs w:val="18"/>
            <w:lang w:val="en-US"/>
          </w:rPr>
          <w:t>defence</w:t>
        </w:r>
        <w:proofErr w:type="spellEnd"/>
        <w:r w:rsidR="00250A71">
          <w:rPr>
            <w:rFonts w:ascii="Noto Sans" w:hAnsi="Noto Sans" w:cs="Noto Sans"/>
            <w:sz w:val="18"/>
            <w:szCs w:val="18"/>
            <w:lang w:val="en-US"/>
          </w:rPr>
          <w:t xml:space="preserve"> vessels </w:t>
        </w:r>
      </w:ins>
      <w:del w:id="39" w:author="Greg Chiappini" w:date="2025-09-17T15:39:00Z" w16du:dateUtc="2025-09-17T14:39:00Z">
        <w:r w:rsidRPr="009E7E18" w:rsidDel="00250A71">
          <w:rPr>
            <w:rFonts w:ascii="Noto Sans" w:hAnsi="Noto Sans" w:cs="Noto Sans"/>
            <w:sz w:val="18"/>
            <w:szCs w:val="18"/>
            <w:lang w:val="en-US"/>
          </w:rPr>
          <w:delText>marine industry innovatio</w:delText>
        </w:r>
      </w:del>
      <w:del w:id="40" w:author="Greg Chiappini" w:date="2025-09-17T15:38:00Z" w16du:dateUtc="2025-09-17T14:38:00Z">
        <w:r w:rsidRPr="009E7E18" w:rsidDel="00250A71">
          <w:rPr>
            <w:rFonts w:ascii="Noto Sans" w:hAnsi="Noto Sans" w:cs="Noto Sans"/>
            <w:sz w:val="18"/>
            <w:szCs w:val="18"/>
            <w:lang w:val="en-US"/>
          </w:rPr>
          <w:delText xml:space="preserve">n </w:delText>
        </w:r>
      </w:del>
      <w:r w:rsidRPr="009E7E18">
        <w:rPr>
          <w:rFonts w:ascii="Noto Sans" w:hAnsi="Noto Sans" w:cs="Noto Sans"/>
          <w:sz w:val="18"/>
          <w:szCs w:val="18"/>
          <w:lang w:val="en-US"/>
        </w:rPr>
        <w:t xml:space="preserve">and </w:t>
      </w:r>
      <w:ins w:id="41" w:author="Greg Chiappini" w:date="2025-09-17T15:40:00Z" w16du:dateUtc="2025-09-17T14:40:00Z">
        <w:r w:rsidR="00250A71">
          <w:rPr>
            <w:rFonts w:ascii="Noto Sans" w:hAnsi="Noto Sans" w:cs="Noto Sans"/>
            <w:sz w:val="18"/>
            <w:szCs w:val="18"/>
            <w:lang w:val="en-US"/>
          </w:rPr>
          <w:t>w</w:t>
        </w:r>
      </w:ins>
      <w:ins w:id="42" w:author="Greg Chiappini" w:date="2025-09-17T15:41:00Z" w16du:dateUtc="2025-09-17T14:41:00Z">
        <w:r w:rsidR="00250A71">
          <w:rPr>
            <w:rFonts w:ascii="Noto Sans" w:hAnsi="Noto Sans" w:cs="Noto Sans"/>
            <w:sz w:val="18"/>
            <w:szCs w:val="18"/>
            <w:lang w:val="en-US"/>
          </w:rPr>
          <w:t>a</w:t>
        </w:r>
      </w:ins>
      <w:ins w:id="43" w:author="Greg Chiappini" w:date="2025-09-17T15:40:00Z" w16du:dateUtc="2025-09-17T14:40:00Z">
        <w:r w:rsidR="00250A71">
          <w:rPr>
            <w:rFonts w:ascii="Noto Sans" w:hAnsi="Noto Sans" w:cs="Noto Sans"/>
            <w:sz w:val="18"/>
            <w:szCs w:val="18"/>
            <w:lang w:val="en-US"/>
          </w:rPr>
          <w:t>st</w:t>
        </w:r>
      </w:ins>
      <w:ins w:id="44" w:author="Greg Chiappini" w:date="2025-09-17T15:41:00Z" w16du:dateUtc="2025-09-17T14:41:00Z">
        <w:r w:rsidR="00250A71">
          <w:rPr>
            <w:rFonts w:ascii="Noto Sans" w:hAnsi="Noto Sans" w:cs="Noto Sans"/>
            <w:sz w:val="18"/>
            <w:szCs w:val="18"/>
            <w:lang w:val="en-US"/>
          </w:rPr>
          <w:t>e</w:t>
        </w:r>
      </w:ins>
      <w:ins w:id="45" w:author="Greg Chiappini" w:date="2025-09-17T15:40:00Z" w16du:dateUtc="2025-09-17T14:40:00Z">
        <w:r w:rsidR="00250A71">
          <w:rPr>
            <w:rFonts w:ascii="Noto Sans" w:hAnsi="Noto Sans" w:cs="Noto Sans"/>
            <w:sz w:val="18"/>
            <w:szCs w:val="18"/>
            <w:lang w:val="en-US"/>
          </w:rPr>
          <w:t>water treatment</w:t>
        </w:r>
      </w:ins>
      <w:del w:id="46" w:author="Greg Chiappini" w:date="2025-09-17T15:40:00Z" w16du:dateUtc="2025-09-17T14:40:00Z">
        <w:r w:rsidRPr="009E7E18" w:rsidDel="00250A71">
          <w:rPr>
            <w:rFonts w:ascii="Noto Sans" w:hAnsi="Noto Sans" w:cs="Noto Sans"/>
            <w:sz w:val="18"/>
            <w:szCs w:val="18"/>
            <w:lang w:val="en-US"/>
          </w:rPr>
          <w:delText>maritime defence tech</w:delText>
        </w:r>
      </w:del>
      <w:r w:rsidRPr="009E7E18">
        <w:rPr>
          <w:rFonts w:ascii="Noto Sans" w:hAnsi="Noto Sans" w:cs="Noto Sans"/>
          <w:sz w:val="18"/>
          <w:szCs w:val="18"/>
          <w:lang w:val="en-US"/>
        </w:rPr>
        <w:t>. Together, we support businesses with the potential to shape the future of oceans, trade, climate, and global connectivity.</w:t>
      </w:r>
    </w:p>
    <w:p w14:paraId="637C378F" w14:textId="77777777" w:rsidR="009E7E18" w:rsidRPr="009E7E18" w:rsidRDefault="009E7E18" w:rsidP="009E7E18">
      <w:pPr>
        <w:rPr>
          <w:rFonts w:ascii="Noto Sans" w:hAnsi="Noto Sans" w:cs="Noto Sans"/>
          <w:sz w:val="18"/>
          <w:szCs w:val="18"/>
          <w:lang w:val="en-US"/>
        </w:rPr>
      </w:pPr>
    </w:p>
    <w:p w14:paraId="2F6C5D50" w14:textId="67213194" w:rsidR="009E7E18" w:rsidRDefault="009E7E18">
      <w:pPr>
        <w:rPr>
          <w:rFonts w:ascii="Noto Sans" w:hAnsi="Noto Sans" w:cs="Noto Sans"/>
          <w:sz w:val="18"/>
          <w:szCs w:val="18"/>
          <w:lang w:val="en-US"/>
        </w:rPr>
      </w:pPr>
      <w:r>
        <w:rPr>
          <w:rFonts w:ascii="Noto Sans" w:hAnsi="Noto Sans" w:cs="Noto Sans"/>
          <w:sz w:val="18"/>
          <w:szCs w:val="18"/>
          <w:lang w:val="en-US"/>
        </w:rPr>
        <w:br w:type="page"/>
      </w:r>
    </w:p>
    <w:p w14:paraId="7F77E310" w14:textId="77777777" w:rsidR="009E7E18" w:rsidRPr="009E7E18" w:rsidRDefault="009E7E18" w:rsidP="009E7E18">
      <w:pPr>
        <w:rPr>
          <w:rFonts w:ascii="Noto Sans" w:hAnsi="Noto Sans" w:cs="Noto Sans"/>
          <w:sz w:val="18"/>
          <w:szCs w:val="18"/>
          <w:lang w:val="en-US"/>
        </w:rPr>
      </w:pPr>
    </w:p>
    <w:p w14:paraId="6B44A345" w14:textId="77777777" w:rsidR="009E7E18" w:rsidRPr="009E7E18" w:rsidRDefault="009E7E18" w:rsidP="009E7E18">
      <w:pPr>
        <w:rPr>
          <w:rFonts w:ascii="Noto Sans" w:hAnsi="Noto Sans" w:cs="Noto Sans"/>
          <w:sz w:val="28"/>
          <w:szCs w:val="28"/>
          <w:lang w:val="en-US"/>
        </w:rPr>
      </w:pPr>
      <w:r w:rsidRPr="009E7E18">
        <w:rPr>
          <w:rFonts w:ascii="Noto Sans" w:hAnsi="Noto Sans" w:cs="Noto Sans"/>
          <w:sz w:val="28"/>
          <w:szCs w:val="28"/>
          <w:lang w:val="en-US"/>
        </w:rPr>
        <w:t>What we do</w:t>
      </w:r>
    </w:p>
    <w:p w14:paraId="43388CC5" w14:textId="77777777" w:rsidR="009E7E18" w:rsidRPr="009E7E18" w:rsidRDefault="009E7E18" w:rsidP="009E7E18">
      <w:pPr>
        <w:rPr>
          <w:rFonts w:ascii="Noto Sans" w:hAnsi="Noto Sans" w:cs="Noto Sans"/>
          <w:sz w:val="18"/>
          <w:szCs w:val="18"/>
          <w:lang w:val="en-US"/>
        </w:rPr>
      </w:pPr>
    </w:p>
    <w:p w14:paraId="6B7D4166"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[image text]</w:t>
      </w:r>
    </w:p>
    <w:p w14:paraId="009D10CA" w14:textId="75E1C744" w:rsidR="009E7E18" w:rsidRPr="009E7E18" w:rsidRDefault="009E7E18" w:rsidP="009E7E18">
      <w:pPr>
        <w:rPr>
          <w:rFonts w:ascii="Noto Sans" w:hAnsi="Noto Sans" w:cs="Noto Sans"/>
          <w:lang w:val="en-US"/>
        </w:rPr>
      </w:pPr>
      <w:r w:rsidRPr="009E7E18">
        <w:rPr>
          <w:rFonts w:ascii="Noto Sans" w:hAnsi="Noto Sans" w:cs="Noto Sans"/>
          <w:lang w:val="en-US"/>
        </w:rPr>
        <w:t xml:space="preserve">We invest early, </w:t>
      </w:r>
      <w:del w:id="47" w:author="Greg Chiappini" w:date="2025-11-24T13:42:00Z" w16du:dateUtc="2025-11-24T13:42:00Z">
        <w:r w:rsidRPr="009E7E18" w:rsidDel="00667C80">
          <w:rPr>
            <w:rFonts w:ascii="Noto Sans" w:hAnsi="Noto Sans" w:cs="Noto Sans"/>
            <w:lang w:val="en-US"/>
          </w:rPr>
          <w:delText xml:space="preserve">across the value chain and </w:delText>
        </w:r>
      </w:del>
      <w:r w:rsidRPr="009E7E18">
        <w:rPr>
          <w:rFonts w:ascii="Noto Sans" w:hAnsi="Noto Sans" w:cs="Noto Sans"/>
          <w:lang w:val="en-US"/>
        </w:rPr>
        <w:t xml:space="preserve">across the frontier of </w:t>
      </w:r>
      <w:ins w:id="48" w:author="Greg Chiappini" w:date="2025-11-24T13:40:00Z" w16du:dateUtc="2025-11-24T13:40:00Z">
        <w:r w:rsidR="00667C80">
          <w:rPr>
            <w:rFonts w:ascii="Noto Sans" w:hAnsi="Noto Sans" w:cs="Noto Sans"/>
            <w:lang w:val="en-US"/>
          </w:rPr>
          <w:t xml:space="preserve">the </w:t>
        </w:r>
      </w:ins>
      <w:r w:rsidRPr="009E7E18">
        <w:rPr>
          <w:rFonts w:ascii="Noto Sans" w:hAnsi="Noto Sans" w:cs="Noto Sans"/>
          <w:lang w:val="en-US"/>
        </w:rPr>
        <w:t>blue economy</w:t>
      </w:r>
      <w:ins w:id="49" w:author="Greg Chiappini" w:date="2025-11-24T13:40:00Z" w16du:dateUtc="2025-11-24T13:40:00Z">
        <w:r w:rsidR="00667C80">
          <w:rPr>
            <w:rFonts w:ascii="Noto Sans" w:hAnsi="Noto Sans" w:cs="Noto Sans"/>
            <w:lang w:val="en-US"/>
          </w:rPr>
          <w:t xml:space="preserve"> </w:t>
        </w:r>
      </w:ins>
      <w:del w:id="50" w:author="Greg Chiappini" w:date="2025-11-24T13:40:00Z" w16du:dateUtc="2025-11-24T13:40:00Z">
        <w:r w:rsidRPr="009E7E18" w:rsidDel="00667C80">
          <w:rPr>
            <w:rFonts w:ascii="Noto Sans" w:hAnsi="Noto Sans" w:cs="Noto Sans"/>
            <w:lang w:val="en-US"/>
          </w:rPr>
          <w:delText xml:space="preserve"> investments </w:delText>
        </w:r>
      </w:del>
      <w:r w:rsidRPr="009E7E18">
        <w:rPr>
          <w:rFonts w:ascii="Noto Sans" w:hAnsi="Noto Sans" w:cs="Noto Sans"/>
          <w:lang w:val="en-US"/>
        </w:rPr>
        <w:t>and maritime technology.</w:t>
      </w:r>
    </w:p>
    <w:p w14:paraId="2C9BBE8C" w14:textId="77777777" w:rsidR="009E7E18" w:rsidRDefault="009E7E18" w:rsidP="009E7E18">
      <w:pPr>
        <w:rPr>
          <w:rFonts w:ascii="Noto Sans" w:hAnsi="Noto Sans" w:cs="Noto Sans"/>
          <w:sz w:val="18"/>
          <w:szCs w:val="18"/>
          <w:lang w:val="en-US"/>
        </w:rPr>
      </w:pPr>
    </w:p>
    <w:p w14:paraId="4091484E" w14:textId="354ED706"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[body copy]</w:t>
      </w:r>
    </w:p>
    <w:p w14:paraId="40AB1CF0" w14:textId="7E95673F"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 xml:space="preserve">We focus on what we know best: the venture capital </w:t>
      </w:r>
      <w:ins w:id="51" w:author="Greg Chiappini" w:date="2025-09-17T15:43:00Z" w16du:dateUtc="2025-09-17T14:43:00Z">
        <w:r w:rsidR="003845B6">
          <w:rPr>
            <w:rFonts w:ascii="Noto Sans" w:hAnsi="Noto Sans" w:cs="Noto Sans"/>
            <w:b/>
            <w:bCs/>
            <w:sz w:val="18"/>
            <w:szCs w:val="18"/>
            <w:lang w:val="en-US"/>
          </w:rPr>
          <w:t xml:space="preserve">in the </w:t>
        </w:r>
      </w:ins>
      <w:r w:rsidRPr="009E7E18">
        <w:rPr>
          <w:rFonts w:ascii="Noto Sans" w:hAnsi="Noto Sans" w:cs="Noto Sans"/>
          <w:b/>
          <w:bCs/>
          <w:sz w:val="18"/>
          <w:szCs w:val="18"/>
          <w:lang w:val="en-US"/>
        </w:rPr>
        <w:t xml:space="preserve">maritime sector. </w:t>
      </w:r>
    </w:p>
    <w:p w14:paraId="38C947BC" w14:textId="3E1C0659"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I</w:t>
      </w:r>
      <w:r w:rsidRPr="009E7E18">
        <w:rPr>
          <w:rFonts w:ascii="Noto Sans" w:hAnsi="Noto Sans" w:cs="Noto Sans"/>
          <w:sz w:val="18"/>
          <w:szCs w:val="18"/>
          <w:lang w:val="en-US"/>
        </w:rPr>
        <w:t>t is in our DNA. We bring insider knowledge, founder experience, and the collective wisdom of the sector’s most trusted thought leaders.</w:t>
      </w:r>
    </w:p>
    <w:p w14:paraId="34F863ED"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At Azure Ventures, venture capital is about people. We back entrepreneurs with bold ideas. We support believers, disruptors, visionaries, and fighters. We seek founders with relentless drive, sharp insight, and an unwavering sense of purpose.</w:t>
      </w:r>
    </w:p>
    <w:p w14:paraId="7EAD4CDB" w14:textId="524C963D"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xml:space="preserve">We do not just provide capital. We </w:t>
      </w:r>
      <w:ins w:id="52" w:author="Greg Chiappini" w:date="2025-09-17T15:44:00Z" w16du:dateUtc="2025-09-17T14:44:00Z">
        <w:r w:rsidR="003845B6">
          <w:rPr>
            <w:rFonts w:ascii="Noto Sans" w:hAnsi="Noto Sans" w:cs="Noto Sans"/>
            <w:sz w:val="18"/>
            <w:szCs w:val="18"/>
            <w:lang w:val="en-US"/>
          </w:rPr>
          <w:t>grow companies</w:t>
        </w:r>
      </w:ins>
      <w:del w:id="53" w:author="Greg Chiappini" w:date="2025-09-17T15:44:00Z" w16du:dateUtc="2025-09-17T14:44:00Z">
        <w:r w:rsidRPr="009E7E18" w:rsidDel="003845B6">
          <w:rPr>
            <w:rFonts w:ascii="Noto Sans" w:hAnsi="Noto Sans" w:cs="Noto Sans"/>
            <w:sz w:val="18"/>
            <w:szCs w:val="18"/>
            <w:lang w:val="en-US"/>
          </w:rPr>
          <w:delText>build partnerships</w:delText>
        </w:r>
      </w:del>
      <w:r w:rsidRPr="009E7E18">
        <w:rPr>
          <w:rFonts w:ascii="Noto Sans" w:hAnsi="Noto Sans" w:cs="Noto Sans"/>
          <w:sz w:val="18"/>
          <w:szCs w:val="18"/>
          <w:lang w:val="en-US"/>
        </w:rPr>
        <w:t>.</w:t>
      </w:r>
    </w:p>
    <w:p w14:paraId="62F0645C" w14:textId="1C1452B2"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E</w:t>
      </w:r>
      <w:r w:rsidRPr="009E7E18">
        <w:rPr>
          <w:rFonts w:ascii="Noto Sans" w:hAnsi="Noto Sans" w:cs="Noto Sans"/>
          <w:sz w:val="18"/>
          <w:szCs w:val="18"/>
          <w:lang w:val="en-US"/>
        </w:rPr>
        <w:t xml:space="preserve">arly-stage capital should be more than money and advice. We commit fully, delivering hands-on support, operational expertise, and access to a global network. Our fund helps founders scale innovations in clean propulsion systems, </w:t>
      </w:r>
      <w:ins w:id="54" w:author="Greg Chiappini" w:date="2025-09-17T15:46:00Z" w16du:dateUtc="2025-09-17T14:46:00Z">
        <w:r w:rsidR="003845B6">
          <w:rPr>
            <w:rFonts w:ascii="Noto Sans" w:hAnsi="Noto Sans" w:cs="Noto Sans"/>
            <w:sz w:val="18"/>
            <w:szCs w:val="18"/>
            <w:lang w:val="en-US"/>
          </w:rPr>
          <w:t xml:space="preserve">port &amp; shipping </w:t>
        </w:r>
      </w:ins>
      <w:del w:id="55" w:author="Greg Chiappini" w:date="2025-09-17T15:46:00Z" w16du:dateUtc="2025-09-17T14:46:00Z">
        <w:r w:rsidRPr="009E7E18" w:rsidDel="003845B6">
          <w:rPr>
            <w:rFonts w:ascii="Noto Sans" w:hAnsi="Noto Sans" w:cs="Noto Sans"/>
            <w:sz w:val="18"/>
            <w:szCs w:val="18"/>
            <w:lang w:val="en-US"/>
          </w:rPr>
          <w:delText xml:space="preserve">climate </w:delText>
        </w:r>
      </w:del>
      <w:r w:rsidRPr="009E7E18">
        <w:rPr>
          <w:rFonts w:ascii="Noto Sans" w:hAnsi="Noto Sans" w:cs="Noto Sans"/>
          <w:sz w:val="18"/>
          <w:szCs w:val="18"/>
          <w:lang w:val="en-US"/>
        </w:rPr>
        <w:t>tech</w:t>
      </w:r>
      <w:ins w:id="56" w:author="Greg Chiappini" w:date="2025-09-17T15:46:00Z" w16du:dateUtc="2025-09-17T14:46:00Z">
        <w:r w:rsidR="003845B6">
          <w:rPr>
            <w:rFonts w:ascii="Noto Sans" w:hAnsi="Noto Sans" w:cs="Noto Sans"/>
            <w:sz w:val="18"/>
            <w:szCs w:val="18"/>
            <w:lang w:val="en-US"/>
          </w:rPr>
          <w:t xml:space="preserve">nology </w:t>
        </w:r>
      </w:ins>
      <w:del w:id="57" w:author="Greg Chiappini" w:date="2025-09-17T15:46:00Z" w16du:dateUtc="2025-09-17T14:46:00Z">
        <w:r w:rsidRPr="009E7E18" w:rsidDel="003845B6">
          <w:rPr>
            <w:rFonts w:ascii="Noto Sans" w:hAnsi="Noto Sans" w:cs="Noto Sans"/>
            <w:sz w:val="18"/>
            <w:szCs w:val="18"/>
            <w:lang w:val="en-US"/>
          </w:rPr>
          <w:delText xml:space="preserve"> for shipping,</w:delText>
        </w:r>
      </w:del>
      <w:r w:rsidRPr="009E7E18">
        <w:rPr>
          <w:rFonts w:ascii="Noto Sans" w:hAnsi="Noto Sans" w:cs="Noto Sans"/>
          <w:sz w:val="18"/>
          <w:szCs w:val="18"/>
          <w:lang w:val="en-US"/>
        </w:rPr>
        <w:t xml:space="preserve"> and </w:t>
      </w:r>
      <w:ins w:id="58" w:author="Greg Chiappini" w:date="2025-09-17T15:48:00Z" w16du:dateUtc="2025-09-17T14:48:00Z">
        <w:r w:rsidR="003845B6">
          <w:rPr>
            <w:rFonts w:ascii="Noto Sans" w:hAnsi="Noto Sans" w:cs="Noto Sans"/>
            <w:sz w:val="18"/>
            <w:szCs w:val="18"/>
            <w:lang w:val="en-US"/>
          </w:rPr>
          <w:t>ocean observation</w:t>
        </w:r>
      </w:ins>
      <w:del w:id="59" w:author="Greg Chiappini" w:date="2025-09-17T15:47:00Z" w16du:dateUtc="2025-09-17T14:47:00Z">
        <w:r w:rsidRPr="009E7E18" w:rsidDel="003845B6">
          <w:rPr>
            <w:rFonts w:ascii="Noto Sans" w:hAnsi="Noto Sans" w:cs="Noto Sans"/>
            <w:sz w:val="18"/>
            <w:szCs w:val="18"/>
            <w:lang w:val="en-US"/>
          </w:rPr>
          <w:delText>shipping carbon reduction</w:delText>
        </w:r>
      </w:del>
      <w:r w:rsidRPr="009E7E18">
        <w:rPr>
          <w:rFonts w:ascii="Noto Sans" w:hAnsi="Noto Sans" w:cs="Noto Sans"/>
          <w:sz w:val="18"/>
          <w:szCs w:val="18"/>
          <w:lang w:val="en-US"/>
        </w:rPr>
        <w:t>, turning ambition into momentum and vision into value.</w:t>
      </w:r>
    </w:p>
    <w:p w14:paraId="3B471682" w14:textId="77777777" w:rsidR="009E7E18" w:rsidRDefault="009E7E18" w:rsidP="009E7E18">
      <w:pPr>
        <w:rPr>
          <w:rFonts w:ascii="Noto Sans" w:hAnsi="Noto Sans" w:cs="Noto Sans"/>
          <w:sz w:val="18"/>
          <w:szCs w:val="18"/>
          <w:lang w:val="en-US"/>
        </w:rPr>
      </w:pPr>
    </w:p>
    <w:p w14:paraId="0B0B799F" w14:textId="77777777"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w:t>
      </w:r>
    </w:p>
    <w:p w14:paraId="5B19E24D" w14:textId="77777777" w:rsidR="009E7E18" w:rsidRPr="009E7E18" w:rsidRDefault="009E7E18" w:rsidP="009E7E18">
      <w:pPr>
        <w:rPr>
          <w:rFonts w:ascii="Noto Sans" w:hAnsi="Noto Sans" w:cs="Noto Sans"/>
          <w:sz w:val="18"/>
          <w:szCs w:val="18"/>
          <w:lang w:val="en-US"/>
        </w:rPr>
      </w:pPr>
    </w:p>
    <w:p w14:paraId="3F440C76" w14:textId="375E7E14" w:rsidR="009E7E18" w:rsidRPr="009E7E18" w:rsidRDefault="009E7E18" w:rsidP="009E7E18">
      <w:pPr>
        <w:rPr>
          <w:rFonts w:ascii="Noto Sans" w:hAnsi="Noto Sans" w:cs="Noto Sans"/>
          <w:sz w:val="28"/>
          <w:szCs w:val="28"/>
          <w:lang w:val="en-US"/>
        </w:rPr>
      </w:pPr>
      <w:r w:rsidRPr="009E7E18">
        <w:rPr>
          <w:rFonts w:ascii="Noto Sans" w:hAnsi="Noto Sans" w:cs="Noto Sans"/>
          <w:sz w:val="28"/>
          <w:szCs w:val="28"/>
          <w:lang w:val="en-US"/>
        </w:rPr>
        <w:t>About us</w:t>
      </w:r>
    </w:p>
    <w:p w14:paraId="309EF245" w14:textId="77777777" w:rsidR="009E7E18" w:rsidRPr="009E7E18" w:rsidRDefault="009E7E18" w:rsidP="009E7E18">
      <w:pPr>
        <w:rPr>
          <w:rFonts w:ascii="Noto Sans" w:hAnsi="Noto Sans" w:cs="Noto Sans"/>
          <w:sz w:val="18"/>
          <w:szCs w:val="18"/>
          <w:lang w:val="en-US"/>
        </w:rPr>
      </w:pPr>
    </w:p>
    <w:p w14:paraId="5CC10E04"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[image text]</w:t>
      </w:r>
    </w:p>
    <w:p w14:paraId="3E18CFD6" w14:textId="7BF10F10" w:rsidR="009E7E18" w:rsidRPr="009E7E18" w:rsidRDefault="009E7E18" w:rsidP="009E7E18">
      <w:pPr>
        <w:rPr>
          <w:rFonts w:ascii="Noto Sans" w:hAnsi="Noto Sans" w:cs="Noto Sans"/>
          <w:lang w:val="en-US"/>
        </w:rPr>
      </w:pPr>
      <w:r w:rsidRPr="009E7E18">
        <w:rPr>
          <w:rFonts w:ascii="Noto Sans" w:hAnsi="Noto Sans" w:cs="Noto Sans"/>
          <w:lang w:val="en-US"/>
        </w:rPr>
        <w:t xml:space="preserve">Azure Ventures was founded by </w:t>
      </w:r>
      <w:r w:rsidR="002D2D93" w:rsidRPr="009E7E18">
        <w:rPr>
          <w:rFonts w:ascii="Noto Sans" w:hAnsi="Noto Sans" w:cs="Noto Sans"/>
          <w:lang w:val="en-US"/>
        </w:rPr>
        <w:t>Greg Chiappini</w:t>
      </w:r>
      <w:r w:rsidR="002D2D93">
        <w:rPr>
          <w:rFonts w:ascii="Noto Sans" w:hAnsi="Noto Sans" w:cs="Noto Sans"/>
          <w:lang w:val="en-US"/>
        </w:rPr>
        <w:t xml:space="preserve"> and </w:t>
      </w:r>
      <w:r w:rsidRPr="009E7E18">
        <w:rPr>
          <w:rFonts w:ascii="Noto Sans" w:hAnsi="Noto Sans" w:cs="Noto Sans"/>
          <w:lang w:val="en-US"/>
        </w:rPr>
        <w:t>Gabbi Richardson</w:t>
      </w:r>
      <w:r w:rsidR="002D2D93">
        <w:rPr>
          <w:rFonts w:ascii="Noto Sans" w:hAnsi="Noto Sans" w:cs="Noto Sans"/>
          <w:lang w:val="en-US"/>
        </w:rPr>
        <w:t>,</w:t>
      </w:r>
      <w:r w:rsidRPr="009E7E18">
        <w:rPr>
          <w:rFonts w:ascii="Noto Sans" w:hAnsi="Noto Sans" w:cs="Noto Sans"/>
          <w:lang w:val="en-US"/>
        </w:rPr>
        <w:t xml:space="preserve"> entrepreneurs and investors with deep roots in the maritime industry.</w:t>
      </w:r>
    </w:p>
    <w:p w14:paraId="58EA1F54" w14:textId="77777777" w:rsidR="009E7E18" w:rsidRPr="009E7E18" w:rsidRDefault="009E7E18" w:rsidP="009E7E18">
      <w:pPr>
        <w:rPr>
          <w:rFonts w:ascii="Noto Sans" w:hAnsi="Noto Sans" w:cs="Noto Sans"/>
          <w:sz w:val="18"/>
          <w:szCs w:val="18"/>
          <w:lang w:val="en-US"/>
        </w:rPr>
      </w:pPr>
    </w:p>
    <w:p w14:paraId="0725B3C6"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[body copy]</w:t>
      </w:r>
    </w:p>
    <w:p w14:paraId="412DA308" w14:textId="3064D35C" w:rsidR="009E7E18" w:rsidRPr="009E7E18" w:rsidRDefault="009E7E18" w:rsidP="009E7E18">
      <w:pPr>
        <w:rPr>
          <w:rFonts w:ascii="Noto Sans" w:hAnsi="Noto Sans" w:cs="Noto Sans"/>
          <w:b/>
          <w:bCs/>
          <w:sz w:val="18"/>
          <w:szCs w:val="18"/>
          <w:lang w:val="en-US"/>
        </w:rPr>
      </w:pPr>
      <w:r w:rsidRPr="009E7E18">
        <w:rPr>
          <w:rFonts w:ascii="Noto Sans" w:hAnsi="Noto Sans" w:cs="Noto Sans"/>
          <w:b/>
          <w:bCs/>
          <w:sz w:val="18"/>
          <w:szCs w:val="18"/>
          <w:lang w:val="en-US"/>
        </w:rPr>
        <w:t xml:space="preserve">Together they have built and backed a portfolio of marine startups spanning climate tech, FinTech, and </w:t>
      </w:r>
      <w:ins w:id="60" w:author="Greg Chiappini" w:date="2025-09-17T15:48:00Z" w16du:dateUtc="2025-09-17T14:48:00Z">
        <w:r w:rsidR="003845B6">
          <w:rPr>
            <w:rFonts w:ascii="Noto Sans" w:hAnsi="Noto Sans" w:cs="Noto Sans"/>
            <w:b/>
            <w:bCs/>
            <w:sz w:val="18"/>
            <w:szCs w:val="18"/>
            <w:lang w:val="en-US"/>
          </w:rPr>
          <w:t>IoT</w:t>
        </w:r>
      </w:ins>
      <w:del w:id="61" w:author="Greg Chiappini" w:date="2025-09-17T15:48:00Z" w16du:dateUtc="2025-09-17T14:48:00Z">
        <w:r w:rsidRPr="009E7E18" w:rsidDel="003845B6">
          <w:rPr>
            <w:rFonts w:ascii="Noto Sans" w:hAnsi="Noto Sans" w:cs="Noto Sans"/>
            <w:b/>
            <w:bCs/>
            <w:sz w:val="18"/>
            <w:szCs w:val="18"/>
            <w:lang w:val="en-US"/>
          </w:rPr>
          <w:delText>SaaS</w:delText>
        </w:r>
      </w:del>
      <w:del w:id="62" w:author="Greg Chiappini" w:date="2025-11-24T13:45:00Z" w16du:dateUtc="2025-11-24T13:45:00Z">
        <w:r w:rsidRPr="009E7E18" w:rsidDel="00667C80">
          <w:rPr>
            <w:rFonts w:ascii="Noto Sans" w:hAnsi="Noto Sans" w:cs="Noto Sans"/>
            <w:b/>
            <w:bCs/>
            <w:sz w:val="18"/>
            <w:szCs w:val="18"/>
            <w:lang w:val="en-US"/>
          </w:rPr>
          <w:delText>, with a growing emphasis on ocean sustainability and the future of global trade</w:delText>
        </w:r>
      </w:del>
      <w:r w:rsidRPr="009E7E18">
        <w:rPr>
          <w:rFonts w:ascii="Noto Sans" w:hAnsi="Noto Sans" w:cs="Noto Sans"/>
          <w:b/>
          <w:bCs/>
          <w:sz w:val="18"/>
          <w:szCs w:val="18"/>
          <w:lang w:val="en-US"/>
        </w:rPr>
        <w:t>.</w:t>
      </w:r>
    </w:p>
    <w:p w14:paraId="0ED44E04" w14:textId="77777777" w:rsidR="009E7E18" w:rsidRPr="009E7E18" w:rsidRDefault="009E7E18" w:rsidP="009E7E18">
      <w:pPr>
        <w:rPr>
          <w:rFonts w:ascii="Noto Sans" w:hAnsi="Noto Sans" w:cs="Noto Sans"/>
          <w:sz w:val="18"/>
          <w:szCs w:val="18"/>
          <w:lang w:val="en-US"/>
        </w:rPr>
      </w:pPr>
    </w:p>
    <w:p w14:paraId="01C19658"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lastRenderedPageBreak/>
        <w:t>Gabbi and Greg first crossed paths at a startup launch party in London. Greg had just exited a career in banking, and Gabbi had recently taken the leap to go full-time with her side project: Yachting Ventures, now the world’s leading growth platform for leisure marine startups.</w:t>
      </w:r>
    </w:p>
    <w:p w14:paraId="0383B21E" w14:textId="684AEA02"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A year later, Gabbi pitched Greg the idea of launching a</w:t>
      </w:r>
      <w:ins w:id="63" w:author="Greg Chiappini" w:date="2025-09-17T15:49:00Z" w16du:dateUtc="2025-09-17T14:49:00Z">
        <w:r w:rsidR="003845B6">
          <w:rPr>
            <w:rFonts w:ascii="Noto Sans" w:hAnsi="Noto Sans" w:cs="Noto Sans"/>
            <w:sz w:val="18"/>
            <w:szCs w:val="18"/>
            <w:lang w:val="en-US"/>
          </w:rPr>
          <w:t xml:space="preserve"> marine </w:t>
        </w:r>
      </w:ins>
      <w:del w:id="64" w:author="Greg Chiappini" w:date="2025-09-17T15:49:00Z" w16du:dateUtc="2025-09-17T14:49:00Z">
        <w:r w:rsidRPr="009E7E18" w:rsidDel="003845B6">
          <w:rPr>
            <w:rFonts w:ascii="Noto Sans" w:hAnsi="Noto Sans" w:cs="Noto Sans"/>
            <w:sz w:val="18"/>
            <w:szCs w:val="18"/>
            <w:lang w:val="en-US"/>
          </w:rPr>
          <w:delText xml:space="preserve"> shipping </w:delText>
        </w:r>
      </w:del>
      <w:r w:rsidRPr="009E7E18">
        <w:rPr>
          <w:rFonts w:ascii="Noto Sans" w:hAnsi="Noto Sans" w:cs="Noto Sans"/>
          <w:sz w:val="18"/>
          <w:szCs w:val="18"/>
          <w:lang w:val="en-US"/>
        </w:rPr>
        <w:t>innovation fund to support the most promising founders in the sector. The answer was an immediate yes.</w:t>
      </w:r>
    </w:p>
    <w:p w14:paraId="469D374F" w14:textId="5A9D50D8"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 xml:space="preserve">That idea became Azure Ventures, a broader thesis that now spans the </w:t>
      </w:r>
      <w:del w:id="65" w:author="Greg Chiappini" w:date="2025-11-24T13:47:00Z" w16du:dateUtc="2025-11-24T13:47:00Z">
        <w:r w:rsidRPr="009E7E18" w:rsidDel="00667C80">
          <w:rPr>
            <w:rFonts w:ascii="Noto Sans" w:hAnsi="Noto Sans" w:cs="Noto Sans"/>
            <w:sz w:val="18"/>
            <w:szCs w:val="18"/>
            <w:lang w:val="en-US"/>
          </w:rPr>
          <w:delText xml:space="preserve">full </w:delText>
        </w:r>
      </w:del>
      <w:r w:rsidRPr="009E7E18">
        <w:rPr>
          <w:rFonts w:ascii="Noto Sans" w:hAnsi="Noto Sans" w:cs="Noto Sans"/>
          <w:sz w:val="18"/>
          <w:szCs w:val="18"/>
          <w:lang w:val="en-US"/>
        </w:rPr>
        <w:t>maritime sector</w:t>
      </w:r>
      <w:ins w:id="66" w:author="Greg Chiappini" w:date="2025-09-17T15:50:00Z" w16du:dateUtc="2025-09-17T14:50:00Z">
        <w:r w:rsidR="003845B6">
          <w:rPr>
            <w:rFonts w:ascii="Noto Sans" w:hAnsi="Noto Sans" w:cs="Noto Sans"/>
            <w:sz w:val="18"/>
            <w:szCs w:val="18"/>
            <w:lang w:val="en-US"/>
          </w:rPr>
          <w:t xml:space="preserve"> </w:t>
        </w:r>
      </w:ins>
      <w:ins w:id="67" w:author="Greg Chiappini" w:date="2025-11-24T13:47:00Z" w16du:dateUtc="2025-11-24T13:47:00Z">
        <w:r w:rsidR="00667C80">
          <w:rPr>
            <w:rFonts w:ascii="Noto Sans" w:hAnsi="Noto Sans" w:cs="Noto Sans"/>
            <w:sz w:val="18"/>
            <w:szCs w:val="18"/>
            <w:lang w:val="en-US"/>
          </w:rPr>
          <w:t xml:space="preserve">from </w:t>
        </w:r>
      </w:ins>
      <w:del w:id="68" w:author="Greg Chiappini" w:date="2025-11-24T13:47:00Z" w16du:dateUtc="2025-11-24T13:47:00Z">
        <w:r w:rsidRPr="009E7E18" w:rsidDel="00667C80">
          <w:rPr>
            <w:rFonts w:ascii="Noto Sans" w:hAnsi="Noto Sans" w:cs="Noto Sans"/>
            <w:sz w:val="18"/>
            <w:szCs w:val="18"/>
            <w:lang w:val="en-US"/>
          </w:rPr>
          <w:delText xml:space="preserve">, from </w:delText>
        </w:r>
      </w:del>
      <w:r w:rsidRPr="009E7E18">
        <w:rPr>
          <w:rFonts w:ascii="Noto Sans" w:hAnsi="Noto Sans" w:cs="Noto Sans"/>
          <w:sz w:val="18"/>
          <w:szCs w:val="18"/>
          <w:lang w:val="en-US"/>
        </w:rPr>
        <w:t>coastal infrastructure innovation to marine AI startups.</w:t>
      </w:r>
    </w:p>
    <w:p w14:paraId="28A965CA" w14:textId="2936A47C" w:rsidR="009E7E18" w:rsidRPr="009E7E18" w:rsidDel="00667C80" w:rsidRDefault="009E7E18" w:rsidP="009E7E18">
      <w:pPr>
        <w:rPr>
          <w:del w:id="69" w:author="Greg Chiappini" w:date="2025-11-24T13:44:00Z" w16du:dateUtc="2025-11-24T13:44:00Z"/>
          <w:rFonts w:ascii="Noto Sans" w:hAnsi="Noto Sans" w:cs="Noto Sans"/>
          <w:sz w:val="18"/>
          <w:szCs w:val="18"/>
          <w:lang w:val="en-US"/>
        </w:rPr>
      </w:pPr>
      <w:del w:id="70" w:author="Greg Chiappini" w:date="2025-11-24T13:44:00Z" w16du:dateUtc="2025-11-24T13:44:00Z">
        <w:r w:rsidRPr="009E7E18" w:rsidDel="00667C80">
          <w:rPr>
            <w:rFonts w:ascii="Noto Sans" w:hAnsi="Noto Sans" w:cs="Noto Sans"/>
            <w:sz w:val="18"/>
            <w:szCs w:val="18"/>
            <w:lang w:val="en-US"/>
          </w:rPr>
          <w:delText>With Gabbi’s continued commitment to Yachting Ventures, she stepped into the role of Venture Partner, while Greg took the helm to lead Azure full-time. The two ventures remain closely connected.</w:delText>
        </w:r>
      </w:del>
    </w:p>
    <w:p w14:paraId="36B47A59" w14:textId="4C1CE889" w:rsidR="009E7E18" w:rsidRPr="009E7E18" w:rsidDel="00667C80" w:rsidRDefault="009E7E18" w:rsidP="009E7E18">
      <w:pPr>
        <w:rPr>
          <w:del w:id="71" w:author="Greg Chiappini" w:date="2025-11-24T13:48:00Z" w16du:dateUtc="2025-11-24T13:48:00Z"/>
          <w:rFonts w:ascii="Noto Sans" w:hAnsi="Noto Sans" w:cs="Noto Sans"/>
          <w:sz w:val="18"/>
          <w:szCs w:val="18"/>
          <w:lang w:val="en-US"/>
        </w:rPr>
      </w:pPr>
      <w:del w:id="72" w:author="Greg Chiappini" w:date="2025-11-24T13:48:00Z" w16du:dateUtc="2025-11-24T13:48:00Z">
        <w:r w:rsidRPr="009E7E18" w:rsidDel="00667C80">
          <w:rPr>
            <w:rFonts w:ascii="Noto Sans" w:hAnsi="Noto Sans" w:cs="Noto Sans"/>
            <w:sz w:val="18"/>
            <w:szCs w:val="18"/>
            <w:lang w:val="en-US"/>
          </w:rPr>
          <w:delText>Both Gabbi and Greg are qualified UK lawyers who pivoted early from law into startups, each as one of the first employees at now well-known, high-growth companies. Since then, both have gone on to found and fund startups of their own.</w:delText>
        </w:r>
      </w:del>
    </w:p>
    <w:p w14:paraId="44C67270" w14:textId="77777777" w:rsidR="009E7E18" w:rsidRPr="009E7E18" w:rsidRDefault="009E7E18" w:rsidP="009E7E18">
      <w:pPr>
        <w:rPr>
          <w:rFonts w:ascii="Noto Sans" w:hAnsi="Noto Sans" w:cs="Noto Sans"/>
          <w:sz w:val="18"/>
          <w:szCs w:val="18"/>
          <w:lang w:val="en-US"/>
        </w:rPr>
      </w:pPr>
    </w:p>
    <w:p w14:paraId="1A46DBC7" w14:textId="77777777"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w:t>
      </w:r>
    </w:p>
    <w:p w14:paraId="0C20FED1" w14:textId="77777777" w:rsidR="009E7E18" w:rsidRPr="009E7E18" w:rsidRDefault="009E7E18" w:rsidP="009E7E18">
      <w:pPr>
        <w:rPr>
          <w:rFonts w:ascii="Noto Sans" w:hAnsi="Noto Sans" w:cs="Noto Sans"/>
          <w:sz w:val="18"/>
          <w:szCs w:val="18"/>
          <w:lang w:val="en-US"/>
        </w:rPr>
      </w:pPr>
    </w:p>
    <w:p w14:paraId="68DC6061" w14:textId="77777777" w:rsidR="009E7E18" w:rsidRPr="009E7E18" w:rsidRDefault="009E7E18" w:rsidP="009E7E18">
      <w:pPr>
        <w:rPr>
          <w:rFonts w:ascii="Noto Sans" w:hAnsi="Noto Sans" w:cs="Noto Sans"/>
          <w:sz w:val="18"/>
          <w:szCs w:val="18"/>
          <w:lang w:val="en-US"/>
        </w:rPr>
      </w:pPr>
    </w:p>
    <w:p w14:paraId="696A5BE0" w14:textId="77777777" w:rsidR="009E7E18" w:rsidRPr="009E7E18" w:rsidRDefault="009E7E18" w:rsidP="009E7E18">
      <w:pPr>
        <w:rPr>
          <w:rFonts w:ascii="Noto Sans" w:hAnsi="Noto Sans" w:cs="Noto Sans"/>
          <w:sz w:val="28"/>
          <w:szCs w:val="28"/>
          <w:lang w:val="en-US"/>
        </w:rPr>
      </w:pPr>
      <w:r w:rsidRPr="009E7E18">
        <w:rPr>
          <w:rFonts w:ascii="Noto Sans" w:hAnsi="Noto Sans" w:cs="Noto Sans"/>
          <w:sz w:val="28"/>
          <w:szCs w:val="28"/>
          <w:lang w:val="en-US"/>
        </w:rPr>
        <w:t>Contact us</w:t>
      </w:r>
    </w:p>
    <w:p w14:paraId="30539D22" w14:textId="77777777" w:rsidR="009E7E18" w:rsidRPr="009E7E18" w:rsidRDefault="009E7E18" w:rsidP="009E7E18">
      <w:pPr>
        <w:rPr>
          <w:rFonts w:ascii="Noto Sans" w:hAnsi="Noto Sans" w:cs="Noto Sans"/>
          <w:sz w:val="18"/>
          <w:szCs w:val="18"/>
          <w:lang w:val="en-US"/>
        </w:rPr>
      </w:pPr>
    </w:p>
    <w:p w14:paraId="12BFE564" w14:textId="77777777" w:rsidR="009E7E18" w:rsidRP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Please contact us on one of the email links below or visit us on LinkedIn.</w:t>
      </w:r>
    </w:p>
    <w:p w14:paraId="4F88952A" w14:textId="77777777" w:rsidR="009E7E18" w:rsidRDefault="009E7E18" w:rsidP="009E7E18">
      <w:pPr>
        <w:rPr>
          <w:rFonts w:ascii="Noto Sans" w:hAnsi="Noto Sans" w:cs="Noto Sans"/>
          <w:sz w:val="18"/>
          <w:szCs w:val="18"/>
          <w:lang w:val="en-US"/>
        </w:rPr>
      </w:pPr>
      <w:r w:rsidRPr="009E7E18">
        <w:rPr>
          <w:rFonts w:ascii="Noto Sans" w:hAnsi="Noto Sans" w:cs="Noto Sans"/>
          <w:sz w:val="18"/>
          <w:szCs w:val="18"/>
          <w:lang w:val="en-US"/>
        </w:rPr>
        <w:t>contact@azure-vc.co</w:t>
      </w:r>
      <w:r w:rsidRPr="009E7E18">
        <w:rPr>
          <w:rFonts w:ascii="Noto Sans" w:hAnsi="Noto Sans" w:cs="Noto Sans"/>
          <w:sz w:val="18"/>
          <w:szCs w:val="18"/>
          <w:lang w:val="en-US"/>
        </w:rPr>
        <w:separator/>
      </w:r>
      <w:r w:rsidRPr="009E7E18">
        <w:rPr>
          <w:rFonts w:ascii="Noto Sans" w:hAnsi="Noto Sans" w:cs="Noto Sans"/>
          <w:sz w:val="18"/>
          <w:szCs w:val="18"/>
          <w:lang w:val="en-US"/>
        </w:rPr>
        <w:t>hello@yachtingventures.co</w:t>
      </w:r>
    </w:p>
    <w:p w14:paraId="2149889E" w14:textId="77777777" w:rsidR="009E7E18" w:rsidRDefault="009E7E18" w:rsidP="009E7E18">
      <w:pPr>
        <w:rPr>
          <w:rFonts w:ascii="Noto Sans" w:hAnsi="Noto Sans" w:cs="Noto Sans"/>
          <w:sz w:val="18"/>
          <w:szCs w:val="18"/>
          <w:lang w:val="en-US"/>
        </w:rPr>
      </w:pPr>
    </w:p>
    <w:p w14:paraId="44C5A8A5" w14:textId="77777777" w:rsidR="009E7E18" w:rsidRDefault="009E7E18" w:rsidP="009E7E18">
      <w:pPr>
        <w:rPr>
          <w:rFonts w:ascii="Noto Sans" w:hAnsi="Noto Sans" w:cs="Noto Sans"/>
          <w:sz w:val="18"/>
          <w:szCs w:val="18"/>
          <w:lang w:val="en-US"/>
        </w:rPr>
      </w:pPr>
    </w:p>
    <w:p w14:paraId="523D7DE9" w14:textId="05064F36" w:rsidR="009E7E18" w:rsidRPr="009E7E18" w:rsidRDefault="009E7E18" w:rsidP="009E7E18">
      <w:pPr>
        <w:rPr>
          <w:rFonts w:ascii="Noto Sans" w:hAnsi="Noto Sans" w:cs="Noto Sans"/>
          <w:sz w:val="18"/>
          <w:szCs w:val="18"/>
          <w:lang w:val="en-US"/>
        </w:rPr>
      </w:pPr>
      <w:r>
        <w:rPr>
          <w:rFonts w:ascii="Noto Sans" w:hAnsi="Noto Sans" w:cs="Noto Sans"/>
          <w:sz w:val="18"/>
          <w:szCs w:val="18"/>
          <w:lang w:val="en-US"/>
        </w:rPr>
        <w:t>End</w:t>
      </w:r>
    </w:p>
    <w:p w14:paraId="45CF408D" w14:textId="77777777" w:rsidR="009E7E18" w:rsidRPr="009E7E18" w:rsidRDefault="009E7E18" w:rsidP="009E7E18">
      <w:pPr>
        <w:rPr>
          <w:rFonts w:ascii="Noto Sans" w:hAnsi="Noto Sans" w:cs="Noto Sans"/>
          <w:sz w:val="18"/>
          <w:szCs w:val="18"/>
          <w:lang w:val="en-US"/>
        </w:rPr>
      </w:pPr>
    </w:p>
    <w:p w14:paraId="67FF0955" w14:textId="77777777" w:rsidR="00F32DE6" w:rsidRPr="009E7E18" w:rsidRDefault="00F32DE6" w:rsidP="009E7E18"/>
    <w:sectPr w:rsidR="00F32DE6" w:rsidRPr="009E7E18" w:rsidSect="00557873">
      <w:footerReference w:type="even" r:id="rId6"/>
      <w:footerReference w:type="default" r:id="rId7"/>
      <w:headerReference w:type="first" r:id="rId8"/>
      <w:footerReference w:type="first" r:id="rId9"/>
      <w:pgSz w:w="11906" w:h="16838"/>
      <w:pgMar w:top="1846" w:right="1440" w:bottom="1727"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D967" w14:textId="77777777" w:rsidR="00FE3E10" w:rsidRDefault="00FE3E10" w:rsidP="00557873">
      <w:pPr>
        <w:spacing w:after="0" w:line="240" w:lineRule="auto"/>
      </w:pPr>
      <w:r>
        <w:separator/>
      </w:r>
    </w:p>
  </w:endnote>
  <w:endnote w:type="continuationSeparator" w:id="0">
    <w:p w14:paraId="7BC4C70B" w14:textId="77777777" w:rsidR="00FE3E10" w:rsidRDefault="00FE3E10" w:rsidP="0055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8856656"/>
      <w:docPartObj>
        <w:docPartGallery w:val="Page Numbers (Bottom of Page)"/>
        <w:docPartUnique/>
      </w:docPartObj>
    </w:sdtPr>
    <w:sdtContent>
      <w:p w14:paraId="17204553" w14:textId="26D0BE5E" w:rsidR="00F32DE6" w:rsidRDefault="00F32DE6" w:rsidP="00D30C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7ACD3C" w14:textId="77777777" w:rsidR="00F32DE6" w:rsidRDefault="00F3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7166531"/>
      <w:docPartObj>
        <w:docPartGallery w:val="Page Numbers (Bottom of Page)"/>
        <w:docPartUnique/>
      </w:docPartObj>
    </w:sdtPr>
    <w:sdtContent>
      <w:p w14:paraId="7EF6D908" w14:textId="74BDAD00" w:rsidR="00F32DE6" w:rsidRDefault="00F32DE6" w:rsidP="00AD14BA">
        <w:pPr>
          <w:pStyle w:val="Footer"/>
          <w:framePr w:wrap="none" w:vAnchor="text" w:hAnchor="page" w:x="5923" w:y="-48"/>
          <w:rPr>
            <w:rStyle w:val="PageNumber"/>
          </w:rPr>
        </w:pPr>
        <w:r w:rsidRPr="00F32DE6">
          <w:rPr>
            <w:rStyle w:val="PageNumber"/>
            <w:rFonts w:ascii="Noto Sans" w:hAnsi="Noto Sans" w:cs="Noto Sans"/>
            <w:b/>
            <w:bCs/>
            <w:color w:val="00B0F0"/>
            <w:sz w:val="20"/>
            <w:szCs w:val="20"/>
          </w:rPr>
          <w:fldChar w:fldCharType="begin"/>
        </w:r>
        <w:r w:rsidRPr="00F32DE6">
          <w:rPr>
            <w:rStyle w:val="PageNumber"/>
            <w:rFonts w:ascii="Noto Sans" w:hAnsi="Noto Sans" w:cs="Noto Sans"/>
            <w:b/>
            <w:bCs/>
            <w:color w:val="00B0F0"/>
            <w:sz w:val="20"/>
            <w:szCs w:val="20"/>
          </w:rPr>
          <w:instrText xml:space="preserve"> PAGE </w:instrText>
        </w:r>
        <w:r w:rsidRPr="00F32DE6">
          <w:rPr>
            <w:rStyle w:val="PageNumber"/>
            <w:rFonts w:ascii="Noto Sans" w:hAnsi="Noto Sans" w:cs="Noto Sans"/>
            <w:b/>
            <w:bCs/>
            <w:color w:val="00B0F0"/>
            <w:sz w:val="20"/>
            <w:szCs w:val="20"/>
          </w:rPr>
          <w:fldChar w:fldCharType="separate"/>
        </w:r>
        <w:r w:rsidRPr="00F32DE6">
          <w:rPr>
            <w:rStyle w:val="PageNumber"/>
            <w:rFonts w:ascii="Noto Sans" w:hAnsi="Noto Sans" w:cs="Noto Sans"/>
            <w:b/>
            <w:bCs/>
            <w:noProof/>
            <w:color w:val="00B0F0"/>
            <w:sz w:val="20"/>
            <w:szCs w:val="20"/>
          </w:rPr>
          <w:t>2</w:t>
        </w:r>
        <w:r w:rsidRPr="00F32DE6">
          <w:rPr>
            <w:rStyle w:val="PageNumber"/>
            <w:rFonts w:ascii="Noto Sans" w:hAnsi="Noto Sans" w:cs="Noto Sans"/>
            <w:b/>
            <w:bCs/>
            <w:color w:val="00B0F0"/>
            <w:sz w:val="20"/>
            <w:szCs w:val="20"/>
          </w:rPr>
          <w:fldChar w:fldCharType="end"/>
        </w:r>
      </w:p>
    </w:sdtContent>
  </w:sdt>
  <w:p w14:paraId="67569D82" w14:textId="1D99EC08" w:rsidR="00557873" w:rsidRDefault="00557873">
    <w:pPr>
      <w:pStyle w:val="Footer"/>
    </w:pPr>
    <w:r>
      <w:rPr>
        <w:noProof/>
      </w:rPr>
      <w:drawing>
        <wp:anchor distT="0" distB="0" distL="114300" distR="114300" simplePos="0" relativeHeight="251658240" behindDoc="1" locked="0" layoutInCell="1" allowOverlap="1" wp14:anchorId="3500B5A4" wp14:editId="74298CEF">
          <wp:simplePos x="0" y="0"/>
          <wp:positionH relativeFrom="column">
            <wp:posOffset>-901650</wp:posOffset>
          </wp:positionH>
          <wp:positionV relativeFrom="paragraph">
            <wp:posOffset>-411480</wp:posOffset>
          </wp:positionV>
          <wp:extent cx="7560000" cy="1029386"/>
          <wp:effectExtent l="0" t="0" r="0" b="0"/>
          <wp:wrapNone/>
          <wp:docPr id="15484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7184" name="Picture 931137184"/>
                  <pic:cNvPicPr/>
                </pic:nvPicPr>
                <pic:blipFill>
                  <a:blip r:embed="rId1">
                    <a:extLst>
                      <a:ext uri="{28A0092B-C50C-407E-A947-70E740481C1C}">
                        <a14:useLocalDpi xmlns:a14="http://schemas.microsoft.com/office/drawing/2010/main" val="0"/>
                      </a:ext>
                    </a:extLst>
                  </a:blip>
                  <a:stretch>
                    <a:fillRect/>
                  </a:stretch>
                </pic:blipFill>
                <pic:spPr>
                  <a:xfrm>
                    <a:off x="0" y="0"/>
                    <a:ext cx="7560000" cy="102938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97B9" w14:textId="679B23D7" w:rsidR="00557873" w:rsidRDefault="00557873">
    <w:pPr>
      <w:pStyle w:val="Footer"/>
    </w:pPr>
    <w:r>
      <w:rPr>
        <w:noProof/>
      </w:rPr>
      <w:drawing>
        <wp:anchor distT="0" distB="0" distL="114300" distR="114300" simplePos="0" relativeHeight="251659264" behindDoc="1" locked="0" layoutInCell="1" allowOverlap="1" wp14:anchorId="6ACB2355" wp14:editId="41486EA8">
          <wp:simplePos x="0" y="0"/>
          <wp:positionH relativeFrom="column">
            <wp:posOffset>-914400</wp:posOffset>
          </wp:positionH>
          <wp:positionV relativeFrom="paragraph">
            <wp:posOffset>-107315</wp:posOffset>
          </wp:positionV>
          <wp:extent cx="7560000" cy="724507"/>
          <wp:effectExtent l="0" t="0" r="0" b="0"/>
          <wp:wrapNone/>
          <wp:docPr id="1934181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1031" name="Picture 1285441031"/>
                  <pic:cNvPicPr/>
                </pic:nvPicPr>
                <pic:blipFill>
                  <a:blip r:embed="rId1">
                    <a:extLst>
                      <a:ext uri="{28A0092B-C50C-407E-A947-70E740481C1C}">
                        <a14:useLocalDpi xmlns:a14="http://schemas.microsoft.com/office/drawing/2010/main" val="0"/>
                      </a:ext>
                    </a:extLst>
                  </a:blip>
                  <a:stretch>
                    <a:fillRect/>
                  </a:stretch>
                </pic:blipFill>
                <pic:spPr>
                  <a:xfrm>
                    <a:off x="0" y="0"/>
                    <a:ext cx="7560000" cy="724507"/>
                  </a:xfrm>
                  <a:prstGeom prst="rect">
                    <a:avLst/>
                  </a:prstGeom>
                </pic:spPr>
              </pic:pic>
            </a:graphicData>
          </a:graphic>
          <wp14:sizeRelH relativeFrom="page">
            <wp14:pctWidth>0</wp14:pctWidth>
          </wp14:sizeRelH>
          <wp14:sizeRelV relativeFrom="page">
            <wp14:pctHeight>0</wp14:pctHeight>
          </wp14:sizeRelV>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6F28" w14:textId="77777777" w:rsidR="00FE3E10" w:rsidRDefault="00FE3E10" w:rsidP="00557873">
      <w:pPr>
        <w:spacing w:after="0" w:line="240" w:lineRule="auto"/>
      </w:pPr>
      <w:r>
        <w:separator/>
      </w:r>
    </w:p>
  </w:footnote>
  <w:footnote w:type="continuationSeparator" w:id="0">
    <w:p w14:paraId="033D7958" w14:textId="77777777" w:rsidR="00FE3E10" w:rsidRDefault="00FE3E10" w:rsidP="00557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8F56" w14:textId="2CE09960" w:rsidR="00557873" w:rsidRDefault="00557873">
    <w:pPr>
      <w:pStyle w:val="Header"/>
    </w:pPr>
    <w:r>
      <w:rPr>
        <w:noProof/>
      </w:rPr>
      <w:drawing>
        <wp:anchor distT="0" distB="0" distL="114300" distR="114300" simplePos="0" relativeHeight="251660288" behindDoc="1" locked="0" layoutInCell="1" allowOverlap="1" wp14:anchorId="3F68CE45" wp14:editId="1DCBA251">
          <wp:simplePos x="0" y="0"/>
          <wp:positionH relativeFrom="column">
            <wp:posOffset>-912434</wp:posOffset>
          </wp:positionH>
          <wp:positionV relativeFrom="paragraph">
            <wp:posOffset>-448945</wp:posOffset>
          </wp:positionV>
          <wp:extent cx="7560000" cy="1461578"/>
          <wp:effectExtent l="0" t="0" r="0" b="0"/>
          <wp:wrapNone/>
          <wp:docPr id="1694697462" name="Picture 3" descr="A blue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6924" name="Picture 3" descr="A blue logo with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0000" cy="1461578"/>
                  </a:xfrm>
                  <a:prstGeom prst="rect">
                    <a:avLst/>
                  </a:prstGeom>
                </pic:spPr>
              </pic:pic>
            </a:graphicData>
          </a:graphic>
          <wp14:sizeRelH relativeFrom="page">
            <wp14:pctWidth>0</wp14:pctWidth>
          </wp14:sizeRelH>
          <wp14:sizeRelV relativeFrom="page">
            <wp14:pctHeight>0</wp14:pctHeight>
          </wp14:sizeRelV>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Chiappini">
    <w15:presenceInfo w15:providerId="Windows Live" w15:userId="8ad75320356958e7"/>
  </w15:person>
  <w15:person w15:author="Nic Traest">
    <w15:presenceInfo w15:providerId="Windows Live" w15:userId="812fec962dbd98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73"/>
    <w:rsid w:val="00031736"/>
    <w:rsid w:val="00250A71"/>
    <w:rsid w:val="002A17D1"/>
    <w:rsid w:val="002D2D93"/>
    <w:rsid w:val="00322315"/>
    <w:rsid w:val="003845B6"/>
    <w:rsid w:val="00411825"/>
    <w:rsid w:val="00464DB3"/>
    <w:rsid w:val="00474B87"/>
    <w:rsid w:val="004923CA"/>
    <w:rsid w:val="00557873"/>
    <w:rsid w:val="005F2718"/>
    <w:rsid w:val="0066083D"/>
    <w:rsid w:val="00667C80"/>
    <w:rsid w:val="006D2897"/>
    <w:rsid w:val="00730750"/>
    <w:rsid w:val="007463A3"/>
    <w:rsid w:val="008A29EA"/>
    <w:rsid w:val="009E7E18"/>
    <w:rsid w:val="00A24F35"/>
    <w:rsid w:val="00AD14BA"/>
    <w:rsid w:val="00AD729F"/>
    <w:rsid w:val="00B1217D"/>
    <w:rsid w:val="00D15B02"/>
    <w:rsid w:val="00DB7D83"/>
    <w:rsid w:val="00DE1B16"/>
    <w:rsid w:val="00E8203F"/>
    <w:rsid w:val="00F32DE6"/>
    <w:rsid w:val="00F86E32"/>
    <w:rsid w:val="00FE3E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F4812"/>
  <w15:chartTrackingRefBased/>
  <w15:docId w15:val="{D416A662-79FC-E94B-BA5F-7A51BE9A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873"/>
    <w:rPr>
      <w:rFonts w:eastAsiaTheme="majorEastAsia" w:cstheme="majorBidi"/>
      <w:color w:val="272727" w:themeColor="text1" w:themeTint="D8"/>
    </w:rPr>
  </w:style>
  <w:style w:type="paragraph" w:styleId="Title">
    <w:name w:val="Title"/>
    <w:basedOn w:val="Normal"/>
    <w:next w:val="Normal"/>
    <w:link w:val="TitleChar"/>
    <w:uiPriority w:val="10"/>
    <w:qFormat/>
    <w:rsid w:val="0055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873"/>
    <w:pPr>
      <w:spacing w:before="160"/>
      <w:jc w:val="center"/>
    </w:pPr>
    <w:rPr>
      <w:i/>
      <w:iCs/>
      <w:color w:val="404040" w:themeColor="text1" w:themeTint="BF"/>
    </w:rPr>
  </w:style>
  <w:style w:type="character" w:customStyle="1" w:styleId="QuoteChar">
    <w:name w:val="Quote Char"/>
    <w:basedOn w:val="DefaultParagraphFont"/>
    <w:link w:val="Quote"/>
    <w:uiPriority w:val="29"/>
    <w:rsid w:val="00557873"/>
    <w:rPr>
      <w:i/>
      <w:iCs/>
      <w:color w:val="404040" w:themeColor="text1" w:themeTint="BF"/>
    </w:rPr>
  </w:style>
  <w:style w:type="paragraph" w:styleId="ListParagraph">
    <w:name w:val="List Paragraph"/>
    <w:basedOn w:val="Normal"/>
    <w:uiPriority w:val="34"/>
    <w:qFormat/>
    <w:rsid w:val="00557873"/>
    <w:pPr>
      <w:ind w:left="720"/>
      <w:contextualSpacing/>
    </w:pPr>
  </w:style>
  <w:style w:type="character" w:styleId="IntenseEmphasis">
    <w:name w:val="Intense Emphasis"/>
    <w:basedOn w:val="DefaultParagraphFont"/>
    <w:uiPriority w:val="21"/>
    <w:qFormat/>
    <w:rsid w:val="00557873"/>
    <w:rPr>
      <w:i/>
      <w:iCs/>
      <w:color w:val="0F4761" w:themeColor="accent1" w:themeShade="BF"/>
    </w:rPr>
  </w:style>
  <w:style w:type="paragraph" w:styleId="IntenseQuote">
    <w:name w:val="Intense Quote"/>
    <w:basedOn w:val="Normal"/>
    <w:next w:val="Normal"/>
    <w:link w:val="IntenseQuoteChar"/>
    <w:uiPriority w:val="30"/>
    <w:qFormat/>
    <w:rsid w:val="00557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873"/>
    <w:rPr>
      <w:i/>
      <w:iCs/>
      <w:color w:val="0F4761" w:themeColor="accent1" w:themeShade="BF"/>
    </w:rPr>
  </w:style>
  <w:style w:type="character" w:styleId="IntenseReference">
    <w:name w:val="Intense Reference"/>
    <w:basedOn w:val="DefaultParagraphFont"/>
    <w:uiPriority w:val="32"/>
    <w:qFormat/>
    <w:rsid w:val="00557873"/>
    <w:rPr>
      <w:b/>
      <w:bCs/>
      <w:smallCaps/>
      <w:color w:val="0F4761" w:themeColor="accent1" w:themeShade="BF"/>
      <w:spacing w:val="5"/>
    </w:rPr>
  </w:style>
  <w:style w:type="paragraph" w:styleId="Header">
    <w:name w:val="header"/>
    <w:basedOn w:val="Normal"/>
    <w:link w:val="HeaderChar"/>
    <w:uiPriority w:val="99"/>
    <w:unhideWhenUsed/>
    <w:rsid w:val="00557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873"/>
  </w:style>
  <w:style w:type="paragraph" w:styleId="Footer">
    <w:name w:val="footer"/>
    <w:basedOn w:val="Normal"/>
    <w:link w:val="FooterChar"/>
    <w:uiPriority w:val="99"/>
    <w:unhideWhenUsed/>
    <w:rsid w:val="00557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873"/>
  </w:style>
  <w:style w:type="character" w:styleId="PageNumber">
    <w:name w:val="page number"/>
    <w:basedOn w:val="DefaultParagraphFont"/>
    <w:uiPriority w:val="99"/>
    <w:semiHidden/>
    <w:unhideWhenUsed/>
    <w:rsid w:val="00F32DE6"/>
  </w:style>
  <w:style w:type="paragraph" w:styleId="Revision">
    <w:name w:val="Revision"/>
    <w:hidden/>
    <w:uiPriority w:val="99"/>
    <w:semiHidden/>
    <w:rsid w:val="00250A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Traest</dc:creator>
  <cp:keywords/>
  <dc:description/>
  <cp:lastModifiedBy>Nic Traest</cp:lastModifiedBy>
  <cp:revision>2</cp:revision>
  <cp:lastPrinted>2025-03-19T11:49:00Z</cp:lastPrinted>
  <dcterms:created xsi:type="dcterms:W3CDTF">2025-11-25T07:07:00Z</dcterms:created>
  <dcterms:modified xsi:type="dcterms:W3CDTF">2025-11-25T07:07:00Z</dcterms:modified>
</cp:coreProperties>
</file>